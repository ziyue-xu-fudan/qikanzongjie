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DC78" w14:textId="0D2004C0" w:rsidR="00440177" w:rsidRPr="00244C0A" w:rsidRDefault="00440177" w:rsidP="00B93BD0">
      <w:pPr>
        <w:tabs>
          <w:tab w:val="left" w:pos="5954"/>
        </w:tabs>
        <w:spacing w:line="360" w:lineRule="auto"/>
        <w:jc w:val="left"/>
        <w:rPr>
          <w:rFonts w:ascii="Arial" w:hAnsi="Arial" w:cs="Arial"/>
          <w:sz w:val="24"/>
          <w:szCs w:val="24"/>
        </w:rPr>
      </w:pPr>
      <w:r w:rsidRPr="00244C0A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80010" distB="80010" distL="80010" distR="80010" simplePos="0" relativeHeight="251659264" behindDoc="0" locked="0" layoutInCell="1" allowOverlap="1" wp14:anchorId="3075E98A" wp14:editId="79413148">
                <wp:simplePos x="0" y="0"/>
                <wp:positionH relativeFrom="margin">
                  <wp:posOffset>2632721</wp:posOffset>
                </wp:positionH>
                <wp:positionV relativeFrom="line">
                  <wp:posOffset>333</wp:posOffset>
                </wp:positionV>
                <wp:extent cx="3769360" cy="1682115"/>
                <wp:effectExtent l="0" t="0" r="15240" b="6985"/>
                <wp:wrapTopAndBottom/>
                <wp:docPr id="1073741826" name="officeArt object" descr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9360" cy="1682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BE2151" w14:textId="393DC5BC" w:rsidR="00440177" w:rsidRPr="00AE2E7E" w:rsidRDefault="00246780" w:rsidP="00440177">
                            <w:pPr>
                              <w:spacing w:line="276" w:lineRule="auto"/>
                              <w:rPr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46780">
                              <w:rPr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Zhi-Ming Shao, M.D., Ph.D.</w:t>
                            </w:r>
                          </w:p>
                          <w:p w14:paraId="4C306803" w14:textId="77777777" w:rsidR="009118D5" w:rsidRPr="009118D5" w:rsidRDefault="009118D5" w:rsidP="009118D5">
                            <w:pPr>
                              <w:spacing w:line="276" w:lineRule="auto"/>
                              <w:rPr>
                                <w:rFonts w:ascii="Arial" w:hAnsi="Arial"/>
                                <w:szCs w:val="21"/>
                              </w:rPr>
                            </w:pPr>
                            <w:r w:rsidRPr="009118D5">
                              <w:rPr>
                                <w:rFonts w:ascii="Arial" w:hAnsi="Arial"/>
                                <w:szCs w:val="21"/>
                              </w:rPr>
                              <w:t xml:space="preserve">Director, Department of Breast Surgery </w:t>
                            </w:r>
                          </w:p>
                          <w:p w14:paraId="4191E911" w14:textId="59995D86" w:rsidR="00440177" w:rsidRPr="00AE2E7E" w:rsidRDefault="009118D5" w:rsidP="009118D5">
                            <w:pPr>
                              <w:spacing w:line="276" w:lineRule="auto"/>
                              <w:rPr>
                                <w:rFonts w:ascii="Arial" w:hAnsi="Arial"/>
                                <w:szCs w:val="21"/>
                              </w:rPr>
                            </w:pPr>
                            <w:r w:rsidRPr="009118D5">
                              <w:rPr>
                                <w:rFonts w:ascii="Arial" w:hAnsi="Arial"/>
                                <w:szCs w:val="21"/>
                              </w:rPr>
                              <w:t>Fudan University Shanghai Cancer Center</w:t>
                            </w:r>
                          </w:p>
                          <w:p w14:paraId="15A711C3" w14:textId="4F2EB862" w:rsidR="00440177" w:rsidRDefault="00440177" w:rsidP="00440177">
                            <w:pPr>
                              <w:spacing w:line="276" w:lineRule="auto"/>
                              <w:rPr>
                                <w:rFonts w:ascii="Arial" w:hAnsi="Arial"/>
                                <w:szCs w:val="21"/>
                              </w:rPr>
                            </w:pPr>
                            <w:r w:rsidRPr="00AE2E7E">
                              <w:rPr>
                                <w:rFonts w:ascii="Arial" w:hAnsi="Arial"/>
                                <w:szCs w:val="21"/>
                              </w:rPr>
                              <w:t>No. 270 Dong</w:t>
                            </w:r>
                            <w:r w:rsidR="00FF3421">
                              <w:rPr>
                                <w:rFonts w:ascii="Arial" w:hAnsi="Arial"/>
                                <w:szCs w:val="21"/>
                              </w:rPr>
                              <w:t>’</w:t>
                            </w:r>
                            <w:r w:rsidRPr="00AE2E7E">
                              <w:rPr>
                                <w:rFonts w:ascii="Arial" w:hAnsi="Arial"/>
                                <w:szCs w:val="21"/>
                              </w:rPr>
                              <w:t>an Rd, Shanghai 200032, China.</w:t>
                            </w:r>
                          </w:p>
                          <w:p w14:paraId="45611E7C" w14:textId="77777777" w:rsidR="00440177" w:rsidRPr="00AE2E7E" w:rsidRDefault="00440177" w:rsidP="00440177">
                            <w:pPr>
                              <w:spacing w:line="276" w:lineRule="auto"/>
                              <w:rPr>
                                <w:rFonts w:ascii="Arial" w:hAnsi="Arial"/>
                                <w:szCs w:val="21"/>
                              </w:rPr>
                            </w:pPr>
                            <w:r w:rsidRPr="00AE2E7E">
                              <w:rPr>
                                <w:rFonts w:ascii="Arial" w:hAnsi="Arial"/>
                                <w:szCs w:val="21"/>
                              </w:rPr>
                              <w:t>Phone: 8621-6417-5590;</w:t>
                            </w:r>
                          </w:p>
                          <w:p w14:paraId="39DB612D" w14:textId="77777777" w:rsidR="00440177" w:rsidRPr="00AE2E7E" w:rsidRDefault="00440177" w:rsidP="00440177">
                            <w:pPr>
                              <w:spacing w:line="276" w:lineRule="auto"/>
                              <w:rPr>
                                <w:rFonts w:ascii="Arial" w:hAnsi="Arial"/>
                                <w:szCs w:val="21"/>
                              </w:rPr>
                            </w:pPr>
                            <w:r w:rsidRPr="00AE2E7E">
                              <w:rPr>
                                <w:rFonts w:ascii="Arial" w:hAnsi="Arial"/>
                                <w:szCs w:val="21"/>
                              </w:rPr>
                              <w:t>Fax: 8621-6443-4556;</w:t>
                            </w:r>
                          </w:p>
                          <w:p w14:paraId="302BC4EE" w14:textId="4028B034" w:rsidR="00440177" w:rsidRPr="00AE2E7E" w:rsidRDefault="00440177" w:rsidP="00440177">
                            <w:pPr>
                              <w:spacing w:line="276" w:lineRule="auto"/>
                              <w:rPr>
                                <w:szCs w:val="21"/>
                              </w:rPr>
                            </w:pPr>
                            <w:r w:rsidRPr="00AE2E7E">
                              <w:rPr>
                                <w:rFonts w:ascii="Arial" w:hAnsi="Arial"/>
                                <w:szCs w:val="21"/>
                              </w:rPr>
                              <w:t xml:space="preserve">E-mail: </w:t>
                            </w:r>
                            <w:r w:rsidR="00246780" w:rsidRPr="00246780">
                              <w:rPr>
                                <w:rFonts w:ascii="Arial" w:hAnsi="Arial"/>
                                <w:szCs w:val="21"/>
                              </w:rPr>
                              <w:t>zhimin_shao@yeah.net</w:t>
                            </w:r>
                            <w:r w:rsidR="00246780">
                              <w:rPr>
                                <w:rFonts w:ascii="Arial" w:hAnsi="Arial"/>
                                <w:szCs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45719" tIns="45719" rIns="45719" bIns="45719" numCol="1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5E98A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文本框 2" style="position:absolute;margin-left:207.3pt;margin-top:.05pt;width:296.8pt;height:132.45pt;z-index:251659264;visibility:visible;mso-wrap-style:square;mso-width-percent:0;mso-height-percent:0;mso-wrap-distance-left:6.3pt;mso-wrap-distance-top:6.3pt;mso-wrap-distance-right:6.3pt;mso-wrap-distance-bottom:6.3pt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" strokecolor="white">
                <v:textbox inset="1.27mm,1.27mm,1.27mm,1.27mm">
                  <w:txbxContent>
                    <w:p w14:paraId="48BE2151" w14:textId="393DC5BC" w:rsidR="00440177" w:rsidRPr="00AE2E7E" w:rsidRDefault="00246780" w:rsidP="00440177">
                      <w:pPr>
                        <w:spacing w:line="276" w:lineRule="auto"/>
                        <w:rPr>
                          <w:rFonts w:ascii="Arial" w:hAnsi="Arial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246780">
                        <w:rPr>
                          <w:rFonts w:ascii="Arial" w:hAnsi="Arial"/>
                          <w:b/>
                          <w:bCs/>
                          <w:sz w:val="24"/>
                          <w:szCs w:val="24"/>
                        </w:rPr>
                        <w:t>Zhi</w:t>
                      </w:r>
                      <w:proofErr w:type="spellEnd"/>
                      <w:r w:rsidRPr="00246780">
                        <w:rPr>
                          <w:rFonts w:ascii="Arial" w:hAnsi="Arial"/>
                          <w:b/>
                          <w:bCs/>
                          <w:sz w:val="24"/>
                          <w:szCs w:val="24"/>
                        </w:rPr>
                        <w:t>-Ming Shao, M.D., Ph.D.</w:t>
                      </w:r>
                    </w:p>
                    <w:p w14:paraId="4C306803" w14:textId="77777777" w:rsidR="009118D5" w:rsidRPr="009118D5" w:rsidRDefault="009118D5" w:rsidP="009118D5">
                      <w:pPr>
                        <w:spacing w:line="276" w:lineRule="auto"/>
                        <w:rPr>
                          <w:rFonts w:ascii="Arial" w:hAnsi="Arial"/>
                          <w:szCs w:val="21"/>
                        </w:rPr>
                      </w:pPr>
                      <w:r w:rsidRPr="009118D5">
                        <w:rPr>
                          <w:rFonts w:ascii="Arial" w:hAnsi="Arial"/>
                          <w:szCs w:val="21"/>
                        </w:rPr>
                        <w:t xml:space="preserve">Director, Department of Breast Surgery </w:t>
                      </w:r>
                    </w:p>
                    <w:p w14:paraId="4191E911" w14:textId="59995D86" w:rsidR="00440177" w:rsidRPr="00AE2E7E" w:rsidRDefault="009118D5" w:rsidP="009118D5">
                      <w:pPr>
                        <w:spacing w:line="276" w:lineRule="auto"/>
                        <w:rPr>
                          <w:rFonts w:ascii="Arial" w:hAnsi="Arial"/>
                          <w:szCs w:val="21"/>
                        </w:rPr>
                      </w:pPr>
                      <w:r w:rsidRPr="009118D5">
                        <w:rPr>
                          <w:rFonts w:ascii="Arial" w:hAnsi="Arial"/>
                          <w:szCs w:val="21"/>
                        </w:rPr>
                        <w:t>Fudan University Shanghai Cancer Center</w:t>
                      </w:r>
                    </w:p>
                    <w:p w14:paraId="15A711C3" w14:textId="4F2EB862" w:rsidR="00440177" w:rsidRDefault="00440177" w:rsidP="00440177">
                      <w:pPr>
                        <w:spacing w:line="276" w:lineRule="auto"/>
                        <w:rPr>
                          <w:rFonts w:ascii="Arial" w:hAnsi="Arial"/>
                          <w:szCs w:val="21"/>
                        </w:rPr>
                      </w:pPr>
                      <w:r w:rsidRPr="00AE2E7E">
                        <w:rPr>
                          <w:rFonts w:ascii="Arial" w:hAnsi="Arial"/>
                          <w:szCs w:val="21"/>
                        </w:rPr>
                        <w:t xml:space="preserve">No. 270 </w:t>
                      </w:r>
                      <w:proofErr w:type="spellStart"/>
                      <w:r w:rsidRPr="00AE2E7E">
                        <w:rPr>
                          <w:rFonts w:ascii="Arial" w:hAnsi="Arial"/>
                          <w:szCs w:val="21"/>
                        </w:rPr>
                        <w:t>Dong</w:t>
                      </w:r>
                      <w:r w:rsidR="00FF3421">
                        <w:rPr>
                          <w:rFonts w:ascii="Arial" w:hAnsi="Arial"/>
                          <w:szCs w:val="21"/>
                        </w:rPr>
                        <w:t>’</w:t>
                      </w:r>
                      <w:r w:rsidRPr="00AE2E7E">
                        <w:rPr>
                          <w:rFonts w:ascii="Arial" w:hAnsi="Arial"/>
                          <w:szCs w:val="21"/>
                        </w:rPr>
                        <w:t>an</w:t>
                      </w:r>
                      <w:proofErr w:type="spellEnd"/>
                      <w:r w:rsidRPr="00AE2E7E">
                        <w:rPr>
                          <w:rFonts w:ascii="Arial" w:hAnsi="Arial"/>
                          <w:szCs w:val="21"/>
                        </w:rPr>
                        <w:t xml:space="preserve"> Rd, Shanghai 200032, China.</w:t>
                      </w:r>
                    </w:p>
                    <w:p w14:paraId="45611E7C" w14:textId="77777777" w:rsidR="00440177" w:rsidRPr="00AE2E7E" w:rsidRDefault="00440177" w:rsidP="00440177">
                      <w:pPr>
                        <w:spacing w:line="276" w:lineRule="auto"/>
                        <w:rPr>
                          <w:rFonts w:ascii="Arial" w:hAnsi="Arial"/>
                          <w:szCs w:val="21"/>
                        </w:rPr>
                      </w:pPr>
                      <w:r w:rsidRPr="00AE2E7E">
                        <w:rPr>
                          <w:rFonts w:ascii="Arial" w:hAnsi="Arial"/>
                          <w:szCs w:val="21"/>
                        </w:rPr>
                        <w:t>Phone: 8621-6417-5590;</w:t>
                      </w:r>
                    </w:p>
                    <w:p w14:paraId="39DB612D" w14:textId="77777777" w:rsidR="00440177" w:rsidRPr="00AE2E7E" w:rsidRDefault="00440177" w:rsidP="00440177">
                      <w:pPr>
                        <w:spacing w:line="276" w:lineRule="auto"/>
                        <w:rPr>
                          <w:rFonts w:ascii="Arial" w:hAnsi="Arial"/>
                          <w:szCs w:val="21"/>
                        </w:rPr>
                      </w:pPr>
                      <w:r w:rsidRPr="00AE2E7E">
                        <w:rPr>
                          <w:rFonts w:ascii="Arial" w:hAnsi="Arial"/>
                          <w:szCs w:val="21"/>
                        </w:rPr>
                        <w:t>Fax: 8621-6443-4556;</w:t>
                      </w:r>
                    </w:p>
                    <w:p w14:paraId="302BC4EE" w14:textId="4028B034" w:rsidR="00440177" w:rsidRPr="00AE2E7E" w:rsidRDefault="00440177" w:rsidP="00440177">
                      <w:pPr>
                        <w:spacing w:line="276" w:lineRule="auto"/>
                        <w:rPr>
                          <w:szCs w:val="21"/>
                        </w:rPr>
                      </w:pPr>
                      <w:r w:rsidRPr="00AE2E7E">
                        <w:rPr>
                          <w:rFonts w:ascii="Arial" w:hAnsi="Arial"/>
                          <w:szCs w:val="21"/>
                        </w:rPr>
                        <w:t xml:space="preserve">E-mail: </w:t>
                      </w:r>
                      <w:r w:rsidR="00246780" w:rsidRPr="00246780">
                        <w:rPr>
                          <w:rFonts w:ascii="Arial" w:hAnsi="Arial"/>
                          <w:szCs w:val="21"/>
                        </w:rPr>
                        <w:t>zhimin_shao@yeah.net</w:t>
                      </w:r>
                      <w:r w:rsidR="00246780">
                        <w:rPr>
                          <w:rFonts w:ascii="Arial" w:hAnsi="Arial"/>
                          <w:szCs w:val="21"/>
                        </w:rPr>
                        <w:t>;</w:t>
                      </w:r>
                    </w:p>
                  </w:txbxContent>
                </v:textbox>
                <w10:wrap type="topAndBottom" anchorx="margin" anchory="line"/>
              </v:shape>
            </w:pict>
          </mc:Fallback>
        </mc:AlternateContent>
      </w:r>
      <w:r w:rsidR="008E6F83" w:rsidRPr="00244C0A">
        <w:rPr>
          <w:rFonts w:ascii="Arial" w:hAnsi="Arial" w:cs="Arial" w:hint="eastAsia"/>
          <w:noProof/>
          <w:sz w:val="24"/>
          <w:szCs w:val="24"/>
        </w:rPr>
        <w:t>Oct</w:t>
      </w:r>
      <w:r w:rsidR="008E6F83" w:rsidRPr="00244C0A">
        <w:rPr>
          <w:rFonts w:ascii="Arial" w:hAnsi="Arial" w:cs="Arial"/>
          <w:noProof/>
          <w:sz w:val="24"/>
          <w:szCs w:val="24"/>
        </w:rPr>
        <w:t>.1</w:t>
      </w:r>
      <w:r w:rsidR="00414081">
        <w:rPr>
          <w:rFonts w:ascii="Arial" w:hAnsi="Arial" w:cs="Arial"/>
          <w:noProof/>
          <w:sz w:val="24"/>
          <w:szCs w:val="24"/>
        </w:rPr>
        <w:t>2</w:t>
      </w:r>
      <w:r w:rsidR="00612F7C" w:rsidRPr="00244C0A">
        <w:rPr>
          <w:rFonts w:ascii="Arial" w:hAnsi="Arial" w:cs="Arial"/>
          <w:noProof/>
          <w:sz w:val="24"/>
          <w:szCs w:val="24"/>
        </w:rPr>
        <w:t>, 2025</w:t>
      </w:r>
    </w:p>
    <w:p w14:paraId="56AE30D2" w14:textId="785DC363" w:rsidR="00553D4D" w:rsidRPr="00244C0A" w:rsidRDefault="00553D4D" w:rsidP="00B93BD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bookmarkStart w:id="0" w:name="OLE_LINK11"/>
      <w:bookmarkStart w:id="1" w:name="OLE_LINK12"/>
      <w:bookmarkStart w:id="2" w:name="OLE_LINK13"/>
      <w:bookmarkStart w:id="3" w:name="OLE_LINK158"/>
      <w:bookmarkStart w:id="4" w:name="OLE_LINK159"/>
      <w:bookmarkStart w:id="5" w:name="OLE_LINK160"/>
      <w:r w:rsidRPr="00244C0A">
        <w:rPr>
          <w:rFonts w:ascii="Arial" w:hAnsi="Arial" w:cs="Arial"/>
          <w:b/>
          <w:bCs/>
          <w:sz w:val="24"/>
          <w:szCs w:val="24"/>
        </w:rPr>
        <w:t xml:space="preserve">Dear </w:t>
      </w:r>
      <w:r w:rsidR="00833386" w:rsidRPr="00244C0A">
        <w:rPr>
          <w:rFonts w:ascii="Arial" w:hAnsi="Arial" w:cs="Arial"/>
          <w:b/>
          <w:bCs/>
          <w:sz w:val="24"/>
          <w:szCs w:val="24"/>
        </w:rPr>
        <w:t xml:space="preserve">Dr. </w:t>
      </w:r>
      <w:r w:rsidR="00B17A08" w:rsidRPr="00244C0A">
        <w:rPr>
          <w:rFonts w:ascii="Arial" w:hAnsi="Arial" w:cs="Arial"/>
          <w:b/>
          <w:bCs/>
          <w:sz w:val="24"/>
          <w:szCs w:val="24"/>
        </w:rPr>
        <w:t>Loughlin and Editors</w:t>
      </w:r>
    </w:p>
    <w:p w14:paraId="1DD3CA86" w14:textId="77777777" w:rsidR="000C1DB7" w:rsidRDefault="000C1DB7" w:rsidP="000C1DB7">
      <w:pPr>
        <w:spacing w:line="360" w:lineRule="auto"/>
        <w:rPr>
          <w:ins w:id="6" w:author="Song-Yang Wu" w:date="2025-10-11T21:56:00Z" w16du:dateUtc="2025-10-11T13:56:00Z"/>
          <w:rFonts w:ascii="Arial" w:hAnsi="Arial" w:cs="Arial"/>
          <w:sz w:val="24"/>
          <w:szCs w:val="24"/>
        </w:rPr>
      </w:pPr>
      <w:bookmarkStart w:id="7" w:name="OLE_LINK7"/>
      <w:bookmarkStart w:id="8" w:name="OLE_LINK8"/>
      <w:bookmarkStart w:id="9" w:name="OLE_LINK172"/>
      <w:bookmarkStart w:id="10" w:name="OLE_LINK173"/>
      <w:bookmarkStart w:id="11" w:name="OLE_LINK156"/>
      <w:bookmarkStart w:id="12" w:name="OLE_LINK157"/>
    </w:p>
    <w:p w14:paraId="3BCB0DA7" w14:textId="534F21E2" w:rsidR="00B17A08" w:rsidRPr="00244C0A" w:rsidRDefault="00B17A08" w:rsidP="000C1DB7">
      <w:pPr>
        <w:spacing w:line="360" w:lineRule="auto"/>
        <w:rPr>
          <w:rFonts w:ascii="Arial" w:hAnsi="Arial" w:cs="Arial"/>
          <w:sz w:val="24"/>
          <w:szCs w:val="24"/>
        </w:rPr>
        <w:pPrChange w:id="13" w:author="Song-Yang Wu" w:date="2025-10-11T21:56:00Z" w16du:dateUtc="2025-10-11T13:56:00Z">
          <w:pPr>
            <w:spacing w:line="360" w:lineRule="auto"/>
            <w:ind w:firstLine="360"/>
          </w:pPr>
        </w:pPrChange>
      </w:pPr>
      <w:r w:rsidRPr="00244C0A">
        <w:rPr>
          <w:rFonts w:ascii="Arial" w:hAnsi="Arial" w:cs="Arial"/>
          <w:sz w:val="24"/>
          <w:szCs w:val="24"/>
        </w:rPr>
        <w:t xml:space="preserve">We are deeply honored to </w:t>
      </w:r>
      <w:r w:rsidR="00414081">
        <w:rPr>
          <w:rFonts w:ascii="Arial" w:hAnsi="Arial" w:cs="Arial"/>
          <w:sz w:val="24"/>
          <w:szCs w:val="24"/>
        </w:rPr>
        <w:t>be i</w:t>
      </w:r>
      <w:r w:rsidRPr="00244C0A">
        <w:rPr>
          <w:rFonts w:ascii="Arial" w:hAnsi="Arial" w:cs="Arial"/>
          <w:sz w:val="24"/>
          <w:szCs w:val="24"/>
        </w:rPr>
        <w:t xml:space="preserve">nvited to contribute a Review to Trends in Cancer. We greatly appreciate this opportunity and are pleased to submit our manuscript entitled </w:t>
      </w:r>
      <w:r w:rsidRPr="00244C0A">
        <w:rPr>
          <w:rFonts w:ascii="Arial" w:hAnsi="Arial" w:cs="Arial"/>
          <w:b/>
          <w:bCs/>
          <w:i/>
          <w:iCs/>
          <w:sz w:val="24"/>
          <w:szCs w:val="24"/>
        </w:rPr>
        <w:t>Harnessing Large Language Models for Integrated Cancer Research and Clinical Care</w:t>
      </w:r>
      <w:r w:rsidRPr="00244C0A">
        <w:rPr>
          <w:rFonts w:ascii="Arial" w:hAnsi="Arial" w:cs="Arial"/>
          <w:sz w:val="24"/>
          <w:szCs w:val="24"/>
        </w:rPr>
        <w:t>.</w:t>
      </w:r>
    </w:p>
    <w:p w14:paraId="77D79E26" w14:textId="77777777" w:rsidR="00B17A08" w:rsidDel="000C1DB7" w:rsidRDefault="00B17A08" w:rsidP="000C1DB7">
      <w:pPr>
        <w:spacing w:line="360" w:lineRule="auto"/>
        <w:rPr>
          <w:del w:id="14" w:author="Song-Yang Wu" w:date="2025-10-11T21:56:00Z" w16du:dateUtc="2025-10-11T13:56:00Z"/>
          <w:rFonts w:ascii="Arial" w:hAnsi="Arial" w:cs="Arial"/>
          <w:sz w:val="24"/>
          <w:szCs w:val="24"/>
        </w:rPr>
      </w:pPr>
    </w:p>
    <w:p w14:paraId="5EC912A2" w14:textId="77777777" w:rsidR="000C1DB7" w:rsidRPr="00244C0A" w:rsidRDefault="000C1DB7" w:rsidP="000C1DB7">
      <w:pPr>
        <w:spacing w:line="360" w:lineRule="auto"/>
        <w:rPr>
          <w:ins w:id="15" w:author="Song-Yang Wu" w:date="2025-10-11T21:56:00Z" w16du:dateUtc="2025-10-11T13:56:00Z"/>
          <w:rFonts w:ascii="Arial" w:hAnsi="Arial" w:cs="Arial"/>
          <w:sz w:val="24"/>
          <w:szCs w:val="24"/>
        </w:rPr>
        <w:pPrChange w:id="16" w:author="Song-Yang Wu" w:date="2025-10-11T21:56:00Z" w16du:dateUtc="2025-10-11T13:56:00Z">
          <w:pPr>
            <w:spacing w:line="360" w:lineRule="auto"/>
            <w:ind w:firstLine="360"/>
          </w:pPr>
        </w:pPrChange>
      </w:pPr>
    </w:p>
    <w:p w14:paraId="25DB19E2" w14:textId="04B266CE" w:rsidR="00B17A08" w:rsidRPr="00244C0A" w:rsidRDefault="00B17A08" w:rsidP="000C1DB7">
      <w:pPr>
        <w:spacing w:line="360" w:lineRule="auto"/>
        <w:rPr>
          <w:rFonts w:ascii="Arial" w:hAnsi="Arial" w:cs="Arial"/>
          <w:sz w:val="24"/>
          <w:szCs w:val="24"/>
        </w:rPr>
        <w:pPrChange w:id="17" w:author="Song-Yang Wu" w:date="2025-10-11T21:56:00Z" w16du:dateUtc="2025-10-11T13:56:00Z">
          <w:pPr>
            <w:spacing w:line="360" w:lineRule="auto"/>
            <w:ind w:firstLine="360"/>
          </w:pPr>
        </w:pPrChange>
      </w:pPr>
      <w:r w:rsidRPr="00244C0A">
        <w:rPr>
          <w:rFonts w:ascii="Arial" w:hAnsi="Arial" w:cs="Arial"/>
          <w:sz w:val="24"/>
          <w:szCs w:val="24"/>
        </w:rPr>
        <w:t xml:space="preserve">This </w:t>
      </w:r>
      <w:del w:id="18" w:author="Song-Yang Wu" w:date="2025-10-11T21:57:00Z" w16du:dateUtc="2025-10-11T13:57:00Z">
        <w:r w:rsidRPr="00244C0A" w:rsidDel="007D02AE">
          <w:rPr>
            <w:rFonts w:ascii="Arial" w:hAnsi="Arial" w:cs="Arial"/>
            <w:sz w:val="24"/>
            <w:szCs w:val="24"/>
          </w:rPr>
          <w:delText xml:space="preserve">invited </w:delText>
        </w:r>
      </w:del>
      <w:r w:rsidRPr="00244C0A">
        <w:rPr>
          <w:rFonts w:ascii="Arial" w:hAnsi="Arial" w:cs="Arial"/>
          <w:sz w:val="24"/>
          <w:szCs w:val="24"/>
        </w:rPr>
        <w:t>Review aims to provide a comprehensive and balanced overview of how large language models (LLMs) are reshaping the landscape of oncology</w:t>
      </w:r>
      <w:r w:rsidR="00244C0A" w:rsidRPr="00244C0A">
        <w:rPr>
          <w:rFonts w:ascii="Arial" w:hAnsi="Arial" w:cs="Arial"/>
          <w:sz w:val="24"/>
          <w:szCs w:val="24"/>
        </w:rPr>
        <w:t>.</w:t>
      </w:r>
      <w:r w:rsidRPr="00244C0A">
        <w:rPr>
          <w:rFonts w:ascii="Arial" w:hAnsi="Arial" w:cs="Arial"/>
          <w:sz w:val="24"/>
          <w:szCs w:val="24"/>
        </w:rPr>
        <w:t xml:space="preserve"> </w:t>
      </w:r>
      <w:commentRangeStart w:id="19"/>
      <w:r w:rsidRPr="00244C0A">
        <w:rPr>
          <w:rFonts w:ascii="Arial" w:hAnsi="Arial" w:cs="Arial"/>
          <w:sz w:val="24"/>
          <w:szCs w:val="24"/>
        </w:rPr>
        <w:t>While we have intentionally kept the manuscript focused and accessible, the topic is inherently multidisciplinary, spanning computational modeling, pathology, radiology, multi-omics, and clinical informatics.</w:t>
      </w:r>
      <w:commentRangeEnd w:id="19"/>
      <w:r w:rsidR="00942383">
        <w:rPr>
          <w:rStyle w:val="a9"/>
        </w:rPr>
        <w:commentReference w:id="19"/>
      </w:r>
      <w:r w:rsidRPr="00244C0A">
        <w:rPr>
          <w:rFonts w:ascii="Arial" w:hAnsi="Arial" w:cs="Arial"/>
          <w:sz w:val="24"/>
          <w:szCs w:val="24"/>
        </w:rPr>
        <w:t xml:space="preserve"> To ensure accuracy and breadth, </w:t>
      </w:r>
      <w:r w:rsidRPr="00244C0A">
        <w:rPr>
          <w:rFonts w:ascii="Arial" w:hAnsi="Arial" w:cs="Arial"/>
          <w:b/>
          <w:bCs/>
          <w:sz w:val="24"/>
          <w:szCs w:val="24"/>
        </w:rPr>
        <w:t xml:space="preserve">the work references approximately </w:t>
      </w:r>
      <w:commentRangeStart w:id="20"/>
      <w:r w:rsidRPr="00244C0A">
        <w:rPr>
          <w:rFonts w:ascii="Arial" w:hAnsi="Arial" w:cs="Arial"/>
          <w:b/>
          <w:bCs/>
          <w:sz w:val="24"/>
          <w:szCs w:val="24"/>
        </w:rPr>
        <w:t>1</w:t>
      </w:r>
      <w:r w:rsidR="00DE1554">
        <w:rPr>
          <w:rFonts w:ascii="Arial" w:hAnsi="Arial" w:cs="Arial"/>
          <w:b/>
          <w:bCs/>
          <w:sz w:val="24"/>
          <w:szCs w:val="24"/>
        </w:rPr>
        <w:t>20</w:t>
      </w:r>
      <w:r w:rsidRPr="00244C0A">
        <w:rPr>
          <w:rFonts w:ascii="Arial" w:hAnsi="Arial" w:cs="Arial"/>
          <w:b/>
          <w:bCs/>
          <w:sz w:val="24"/>
          <w:szCs w:val="24"/>
        </w:rPr>
        <w:t xml:space="preserve"> key studies across these domains</w:t>
      </w:r>
      <w:commentRangeEnd w:id="20"/>
      <w:r w:rsidR="003A3A07">
        <w:rPr>
          <w:rStyle w:val="a9"/>
        </w:rPr>
        <w:commentReference w:id="20"/>
      </w:r>
      <w:r w:rsidRPr="00244C0A">
        <w:rPr>
          <w:rFonts w:ascii="Arial" w:hAnsi="Arial" w:cs="Arial"/>
          <w:sz w:val="24"/>
          <w:szCs w:val="24"/>
        </w:rPr>
        <w:t>, and we hope the editorial team will understand the necessity of this scope given the rapidly evolving and interdisciplinary nature of the field.</w:t>
      </w:r>
    </w:p>
    <w:p w14:paraId="617CB32A" w14:textId="77777777" w:rsidR="00B17A08" w:rsidRPr="00244C0A" w:rsidRDefault="00B17A08" w:rsidP="00186D02">
      <w:pPr>
        <w:spacing w:line="360" w:lineRule="auto"/>
        <w:rPr>
          <w:rFonts w:ascii="Arial" w:hAnsi="Arial" w:cs="Arial" w:hint="eastAsia"/>
          <w:sz w:val="24"/>
          <w:szCs w:val="24"/>
        </w:rPr>
        <w:pPrChange w:id="21" w:author="Song-Yang Wu" w:date="2025-10-11T21:58:00Z" w16du:dateUtc="2025-10-11T13:58:00Z">
          <w:pPr>
            <w:spacing w:line="360" w:lineRule="auto"/>
            <w:ind w:firstLine="360"/>
          </w:pPr>
        </w:pPrChange>
      </w:pPr>
    </w:p>
    <w:p w14:paraId="30B16E03" w14:textId="2A2CBEC3" w:rsidR="008D0CF2" w:rsidRPr="00244C0A" w:rsidRDefault="00B17A08" w:rsidP="000C1DB7">
      <w:pPr>
        <w:spacing w:line="360" w:lineRule="auto"/>
        <w:rPr>
          <w:rFonts w:ascii="Arial" w:hAnsi="Arial" w:cs="Arial"/>
          <w:sz w:val="24"/>
          <w:szCs w:val="24"/>
        </w:rPr>
        <w:pPrChange w:id="22" w:author="Song-Yang Wu" w:date="2025-10-11T21:56:00Z" w16du:dateUtc="2025-10-11T13:56:00Z">
          <w:pPr>
            <w:spacing w:line="360" w:lineRule="auto"/>
            <w:ind w:firstLine="360"/>
          </w:pPr>
        </w:pPrChange>
      </w:pPr>
      <w:r w:rsidRPr="00244C0A">
        <w:rPr>
          <w:rFonts w:ascii="Arial" w:hAnsi="Arial" w:cs="Arial"/>
          <w:sz w:val="24"/>
          <w:szCs w:val="24"/>
        </w:rPr>
        <w:t>Our team has extensive experience integrating multimodal data</w:t>
      </w:r>
      <w:r w:rsidR="00B93BD0" w:rsidRPr="00244C0A">
        <w:rPr>
          <w:rFonts w:ascii="Arial" w:hAnsi="Arial" w:cs="Arial"/>
          <w:sz w:val="24"/>
          <w:szCs w:val="24"/>
        </w:rPr>
        <w:t xml:space="preserve"> </w:t>
      </w:r>
      <w:r w:rsidRPr="00244C0A">
        <w:rPr>
          <w:rFonts w:ascii="Arial" w:hAnsi="Arial" w:cs="Arial"/>
          <w:sz w:val="24"/>
          <w:szCs w:val="24"/>
        </w:rPr>
        <w:t>to advance precision oncology</w:t>
      </w:r>
      <w:r w:rsidR="00B93BD0" w:rsidRPr="00244C0A">
        <w:rPr>
          <w:rFonts w:ascii="Arial" w:hAnsi="Arial" w:cs="Arial"/>
          <w:sz w:val="24"/>
          <w:szCs w:val="24"/>
        </w:rPr>
        <w:t xml:space="preserve"> (</w:t>
      </w:r>
      <w:r w:rsidR="00B93BD0" w:rsidRPr="00244C0A">
        <w:rPr>
          <w:rFonts w:ascii="Arial" w:hAnsi="Arial" w:cs="Arial"/>
          <w:i/>
          <w:iCs/>
          <w:sz w:val="24"/>
          <w:szCs w:val="24"/>
        </w:rPr>
        <w:t xml:space="preserve">Lancet Oncol, </w:t>
      </w:r>
      <w:r w:rsidR="00B93BD0" w:rsidRPr="00244C0A">
        <w:rPr>
          <w:rFonts w:ascii="Arial" w:hAnsi="Arial" w:cs="Arial"/>
          <w:sz w:val="24"/>
          <w:szCs w:val="24"/>
        </w:rPr>
        <w:t>2023;</w:t>
      </w:r>
      <w:r w:rsidR="00B93BD0" w:rsidRPr="00244C0A">
        <w:rPr>
          <w:rFonts w:ascii="Arial" w:hAnsi="Arial" w:cs="Arial"/>
          <w:i/>
          <w:iCs/>
          <w:sz w:val="24"/>
          <w:szCs w:val="24"/>
        </w:rPr>
        <w:t xml:space="preserve"> BMJ, </w:t>
      </w:r>
      <w:r w:rsidR="00B93BD0" w:rsidRPr="00244C0A">
        <w:rPr>
          <w:rFonts w:ascii="Arial" w:hAnsi="Arial" w:cs="Arial"/>
          <w:sz w:val="24"/>
          <w:szCs w:val="24"/>
        </w:rPr>
        <w:t>2024;</w:t>
      </w:r>
      <w:r w:rsidR="00B93BD0" w:rsidRPr="00244C0A">
        <w:rPr>
          <w:rFonts w:ascii="Arial" w:hAnsi="Arial" w:cs="Arial"/>
          <w:i/>
          <w:iCs/>
          <w:sz w:val="24"/>
          <w:szCs w:val="24"/>
        </w:rPr>
        <w:t xml:space="preserve"> JAMA, </w:t>
      </w:r>
      <w:r w:rsidR="00B93BD0" w:rsidRPr="00244C0A">
        <w:rPr>
          <w:rFonts w:ascii="Arial" w:hAnsi="Arial" w:cs="Arial"/>
          <w:sz w:val="24"/>
          <w:szCs w:val="24"/>
        </w:rPr>
        <w:t xml:space="preserve">2024; </w:t>
      </w:r>
      <w:r w:rsidR="00B93BD0" w:rsidRPr="00244C0A">
        <w:rPr>
          <w:rFonts w:ascii="Arial" w:hAnsi="Arial" w:cs="Arial"/>
          <w:i/>
          <w:iCs/>
          <w:sz w:val="24"/>
          <w:szCs w:val="24"/>
        </w:rPr>
        <w:t xml:space="preserve">Nat Med, </w:t>
      </w:r>
      <w:r w:rsidR="00B93BD0" w:rsidRPr="00244C0A">
        <w:rPr>
          <w:rFonts w:ascii="Arial" w:hAnsi="Arial" w:cs="Arial"/>
          <w:sz w:val="24"/>
          <w:szCs w:val="24"/>
        </w:rPr>
        <w:t>2025;</w:t>
      </w:r>
      <w:r w:rsidR="00B93BD0" w:rsidRPr="00244C0A">
        <w:rPr>
          <w:rFonts w:ascii="Arial" w:hAnsi="Arial" w:cs="Arial"/>
          <w:i/>
          <w:iCs/>
          <w:sz w:val="24"/>
          <w:szCs w:val="24"/>
        </w:rPr>
        <w:t xml:space="preserve"> Cell Metabolism, </w:t>
      </w:r>
      <w:r w:rsidR="00B93BD0" w:rsidRPr="00244C0A">
        <w:rPr>
          <w:rFonts w:ascii="Arial" w:hAnsi="Arial" w:cs="Arial"/>
          <w:sz w:val="24"/>
          <w:szCs w:val="24"/>
        </w:rPr>
        <w:t>2025</w:t>
      </w:r>
      <w:r w:rsidR="00B93BD0" w:rsidRPr="00244C0A">
        <w:rPr>
          <w:sz w:val="24"/>
          <w:szCs w:val="24"/>
        </w:rPr>
        <w:t>)</w:t>
      </w:r>
      <w:r w:rsidR="00B93BD0" w:rsidRPr="00244C0A">
        <w:rPr>
          <w:rFonts w:ascii="Arial" w:hAnsi="Arial" w:cs="Arial" w:hint="eastAsia"/>
          <w:sz w:val="24"/>
          <w:szCs w:val="24"/>
        </w:rPr>
        <w:t>.</w:t>
      </w:r>
      <w:r w:rsidRPr="00244C0A">
        <w:rPr>
          <w:rFonts w:ascii="Arial" w:hAnsi="Arial" w:cs="Arial"/>
          <w:sz w:val="24"/>
          <w:szCs w:val="24"/>
        </w:rPr>
        <w:t xml:space="preserve"> </w:t>
      </w:r>
      <w:r w:rsidR="00F52095" w:rsidRPr="00244C0A">
        <w:rPr>
          <w:rFonts w:ascii="Arial" w:hAnsi="Arial" w:cs="Arial"/>
          <w:sz w:val="24"/>
          <w:szCs w:val="24"/>
        </w:rPr>
        <w:t>W</w:t>
      </w:r>
      <w:r w:rsidRPr="00244C0A">
        <w:rPr>
          <w:rFonts w:ascii="Arial" w:hAnsi="Arial" w:cs="Arial"/>
          <w:sz w:val="24"/>
          <w:szCs w:val="24"/>
        </w:rPr>
        <w:t xml:space="preserve">e are now extending this expertise to explore the transformative potential of LLMs in cancer care and research. </w:t>
      </w:r>
      <w:commentRangeStart w:id="23"/>
      <w:r w:rsidRPr="00244C0A">
        <w:rPr>
          <w:rFonts w:ascii="Arial" w:hAnsi="Arial" w:cs="Arial"/>
          <w:sz w:val="24"/>
          <w:szCs w:val="24"/>
        </w:rPr>
        <w:t>We believe this Review provides timely synthesis and forward-looking perspectives on this emerging topic.</w:t>
      </w:r>
      <w:bookmarkEnd w:id="0"/>
      <w:bookmarkEnd w:id="1"/>
      <w:bookmarkEnd w:id="2"/>
      <w:bookmarkEnd w:id="3"/>
      <w:bookmarkEnd w:id="4"/>
      <w:bookmarkEnd w:id="5"/>
      <w:bookmarkEnd w:id="7"/>
      <w:bookmarkEnd w:id="8"/>
      <w:bookmarkEnd w:id="9"/>
      <w:bookmarkEnd w:id="10"/>
      <w:bookmarkEnd w:id="11"/>
      <w:bookmarkEnd w:id="12"/>
      <w:commentRangeEnd w:id="23"/>
      <w:r w:rsidR="00F76430">
        <w:rPr>
          <w:rStyle w:val="a9"/>
        </w:rPr>
        <w:commentReference w:id="23"/>
      </w:r>
    </w:p>
    <w:p w14:paraId="5DE52DFD" w14:textId="77777777" w:rsidR="007D6F5F" w:rsidRDefault="007D6F5F" w:rsidP="00C44619">
      <w:pPr>
        <w:spacing w:line="360" w:lineRule="auto"/>
        <w:rPr>
          <w:rFonts w:ascii="Arial" w:hAnsi="Arial" w:cs="Arial"/>
          <w:sz w:val="24"/>
          <w:szCs w:val="24"/>
        </w:rPr>
        <w:pPrChange w:id="24" w:author="Song-Yang Wu" w:date="2025-10-11T21:56:00Z" w16du:dateUtc="2025-10-11T13:56:00Z">
          <w:pPr>
            <w:spacing w:line="360" w:lineRule="auto"/>
            <w:ind w:firstLine="360"/>
          </w:pPr>
        </w:pPrChange>
      </w:pPr>
    </w:p>
    <w:p w14:paraId="787ED408" w14:textId="18C1CD14" w:rsidR="00B17A08" w:rsidRPr="00244C0A" w:rsidRDefault="00B17A08" w:rsidP="00DF4E09">
      <w:pPr>
        <w:spacing w:line="360" w:lineRule="auto"/>
        <w:rPr>
          <w:rFonts w:ascii="Arial" w:hAnsi="Arial" w:cs="Arial"/>
          <w:sz w:val="24"/>
          <w:szCs w:val="24"/>
        </w:rPr>
        <w:pPrChange w:id="25" w:author="Song-Yang Wu" w:date="2025-10-11T21:56:00Z" w16du:dateUtc="2025-10-11T13:56:00Z">
          <w:pPr>
            <w:spacing w:line="360" w:lineRule="auto"/>
            <w:ind w:firstLine="360"/>
          </w:pPr>
        </w:pPrChange>
      </w:pPr>
      <w:r w:rsidRPr="00244C0A">
        <w:rPr>
          <w:rFonts w:ascii="Arial" w:hAnsi="Arial" w:cs="Arial"/>
          <w:sz w:val="24"/>
          <w:szCs w:val="24"/>
        </w:rPr>
        <w:t xml:space="preserve">We sincerely thank you for this opportunity and your kind consideration. We look forward to your feedback and to contributing this work to </w:t>
      </w:r>
      <w:r w:rsidRPr="00244C0A">
        <w:rPr>
          <w:rFonts w:ascii="Arial" w:hAnsi="Arial" w:cs="Arial"/>
          <w:i/>
          <w:iCs/>
          <w:sz w:val="24"/>
          <w:szCs w:val="24"/>
        </w:rPr>
        <w:t>Trends in Cancer</w:t>
      </w:r>
      <w:r w:rsidRPr="00244C0A">
        <w:rPr>
          <w:rFonts w:ascii="Arial" w:hAnsi="Arial" w:cs="Arial"/>
          <w:sz w:val="24"/>
          <w:szCs w:val="24"/>
        </w:rPr>
        <w:t>.</w:t>
      </w:r>
    </w:p>
    <w:p w14:paraId="63E277DB" w14:textId="77777777" w:rsidR="00B17A08" w:rsidRPr="00244C0A" w:rsidRDefault="00B17A08" w:rsidP="00C44619">
      <w:pPr>
        <w:spacing w:line="360" w:lineRule="auto"/>
        <w:rPr>
          <w:rFonts w:ascii="Arial" w:hAnsi="Arial" w:cs="Arial"/>
          <w:sz w:val="24"/>
          <w:szCs w:val="24"/>
        </w:rPr>
        <w:pPrChange w:id="26" w:author="Song-Yang Wu" w:date="2025-10-11T21:56:00Z" w16du:dateUtc="2025-10-11T13:56:00Z">
          <w:pPr>
            <w:spacing w:line="360" w:lineRule="auto"/>
            <w:ind w:firstLine="360"/>
          </w:pPr>
        </w:pPrChange>
      </w:pPr>
    </w:p>
    <w:p w14:paraId="32BB7E4A" w14:textId="00309E66" w:rsidR="0097682F" w:rsidRPr="00244C0A" w:rsidRDefault="004E1C71" w:rsidP="00B93BD0">
      <w:pPr>
        <w:spacing w:line="360" w:lineRule="auto"/>
        <w:rPr>
          <w:rFonts w:ascii="Arial" w:hAnsi="Arial" w:cs="Arial"/>
          <w:sz w:val="24"/>
          <w:szCs w:val="24"/>
        </w:rPr>
      </w:pPr>
      <w:r w:rsidRPr="00244C0A">
        <w:rPr>
          <w:rFonts w:ascii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A7983EE" wp14:editId="4D4B3340">
            <wp:simplePos x="0" y="0"/>
            <wp:positionH relativeFrom="column">
              <wp:posOffset>0</wp:posOffset>
            </wp:positionH>
            <wp:positionV relativeFrom="paragraph">
              <wp:posOffset>260985</wp:posOffset>
            </wp:positionV>
            <wp:extent cx="1746354" cy="581137"/>
            <wp:effectExtent l="0" t="0" r="0" b="3175"/>
            <wp:wrapTopAndBottom/>
            <wp:docPr id="1562500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0081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354" cy="581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682F" w:rsidRPr="00244C0A">
        <w:rPr>
          <w:rFonts w:ascii="Arial" w:hAnsi="Arial" w:cs="Arial"/>
          <w:sz w:val="24"/>
          <w:szCs w:val="24"/>
        </w:rPr>
        <w:t>Sincerely,</w:t>
      </w:r>
    </w:p>
    <w:p w14:paraId="52553D3F" w14:textId="5122EB4B" w:rsidR="00FF3421" w:rsidRPr="00244C0A" w:rsidRDefault="00246780" w:rsidP="00B93BD0">
      <w:pPr>
        <w:spacing w:line="360" w:lineRule="auto"/>
        <w:rPr>
          <w:rFonts w:ascii="Arial" w:hAnsi="Arial" w:cs="Arial"/>
          <w:b/>
          <w:sz w:val="24"/>
          <w:szCs w:val="24"/>
        </w:rPr>
      </w:pPr>
      <w:commentRangeStart w:id="27"/>
      <w:r w:rsidRPr="00244C0A">
        <w:rPr>
          <w:rFonts w:ascii="Arial" w:hAnsi="Arial" w:cs="Arial"/>
          <w:b/>
          <w:sz w:val="24"/>
          <w:szCs w:val="24"/>
        </w:rPr>
        <w:t>Zhi-</w:t>
      </w:r>
      <w:r w:rsidR="0020464C" w:rsidRPr="00244C0A">
        <w:rPr>
          <w:rFonts w:ascii="Arial" w:hAnsi="Arial" w:cs="Arial"/>
          <w:b/>
          <w:sz w:val="24"/>
          <w:szCs w:val="24"/>
        </w:rPr>
        <w:t>M</w:t>
      </w:r>
      <w:r w:rsidRPr="00244C0A">
        <w:rPr>
          <w:rFonts w:ascii="Arial" w:hAnsi="Arial" w:cs="Arial" w:hint="eastAsia"/>
          <w:b/>
          <w:sz w:val="24"/>
          <w:szCs w:val="24"/>
        </w:rPr>
        <w:t>ing</w:t>
      </w:r>
      <w:r w:rsidRPr="00244C0A">
        <w:rPr>
          <w:rFonts w:ascii="Arial" w:hAnsi="Arial" w:cs="Arial"/>
          <w:b/>
          <w:sz w:val="24"/>
          <w:szCs w:val="24"/>
        </w:rPr>
        <w:t xml:space="preserve"> Shao, M.D</w:t>
      </w:r>
      <w:commentRangeEnd w:id="27"/>
      <w:r w:rsidR="001B2E97">
        <w:rPr>
          <w:rStyle w:val="a9"/>
        </w:rPr>
        <w:commentReference w:id="27"/>
      </w:r>
      <w:r w:rsidRPr="00244C0A">
        <w:rPr>
          <w:rFonts w:ascii="Arial" w:hAnsi="Arial" w:cs="Arial"/>
          <w:b/>
          <w:sz w:val="24"/>
          <w:szCs w:val="24"/>
        </w:rPr>
        <w:t>.</w:t>
      </w:r>
      <w:r w:rsidR="0038025D" w:rsidRPr="00244C0A">
        <w:rPr>
          <w:rFonts w:ascii="Arial" w:hAnsi="Arial" w:cs="Arial"/>
          <w:b/>
          <w:sz w:val="24"/>
          <w:szCs w:val="24"/>
        </w:rPr>
        <w:t>, Ph.D.</w:t>
      </w:r>
      <w:del w:id="28" w:author="Song-Yang Wu" w:date="2025-10-11T21:56:00Z" w16du:dateUtc="2025-10-11T13:56:00Z">
        <w:r w:rsidRPr="00244C0A" w:rsidDel="007A4739">
          <w:rPr>
            <w:rFonts w:ascii="Arial" w:hAnsi="Arial" w:cs="Arial"/>
            <w:b/>
            <w:sz w:val="24"/>
            <w:szCs w:val="24"/>
          </w:rPr>
          <w:delText xml:space="preserve"> </w:delText>
        </w:r>
      </w:del>
    </w:p>
    <w:p w14:paraId="2B1B7CF2" w14:textId="24D0FAC2" w:rsidR="00FF3421" w:rsidRPr="00244C0A" w:rsidDel="004E1C71" w:rsidRDefault="004D1630" w:rsidP="00B93BD0">
      <w:pPr>
        <w:spacing w:line="360" w:lineRule="auto"/>
        <w:rPr>
          <w:del w:id="29" w:author="Song-Yang Wu" w:date="2025-10-11T21:56:00Z" w16du:dateUtc="2025-10-11T13:56:00Z"/>
          <w:rFonts w:ascii="Arial" w:hAnsi="Arial" w:cs="Arial"/>
          <w:b/>
          <w:sz w:val="24"/>
          <w:szCs w:val="24"/>
        </w:rPr>
      </w:pPr>
      <w:del w:id="30" w:author="Song-Yang Wu" w:date="2025-10-11T21:56:00Z" w16du:dateUtc="2025-10-11T13:56:00Z">
        <w:r w:rsidRPr="00244C0A" w:rsidDel="004E1C71">
          <w:rPr>
            <w:rFonts w:ascii="Arial" w:hAnsi="Arial" w:cs="Arial" w:hint="eastAsia"/>
            <w:b/>
            <w:sz w:val="24"/>
            <w:szCs w:val="24"/>
          </w:rPr>
          <w:delText xml:space="preserve"> </w:delText>
        </w:r>
        <w:r w:rsidRPr="00244C0A" w:rsidDel="004E1C71">
          <w:rPr>
            <w:rFonts w:ascii="Arial" w:hAnsi="Arial" w:cs="Arial"/>
            <w:b/>
            <w:sz w:val="24"/>
            <w:szCs w:val="24"/>
          </w:rPr>
          <w:delText xml:space="preserve">  </w:delText>
        </w:r>
      </w:del>
    </w:p>
    <w:p w14:paraId="31B3B3CA" w14:textId="77777777" w:rsidR="0072140C" w:rsidRPr="00244C0A" w:rsidRDefault="0072140C" w:rsidP="00B93BD0">
      <w:pPr>
        <w:spacing w:line="360" w:lineRule="auto"/>
        <w:rPr>
          <w:rFonts w:ascii="Arial" w:hAnsi="Arial" w:cs="Arial"/>
          <w:sz w:val="24"/>
          <w:szCs w:val="24"/>
        </w:rPr>
      </w:pPr>
      <w:bookmarkStart w:id="31" w:name="OLE_LINK178"/>
      <w:bookmarkStart w:id="32" w:name="OLE_LINK179"/>
      <w:bookmarkStart w:id="33" w:name="OLE_LINK176"/>
      <w:bookmarkStart w:id="34" w:name="OLE_LINK177"/>
      <w:bookmarkStart w:id="35" w:name="OLE_LINK174"/>
      <w:bookmarkStart w:id="36" w:name="OLE_LINK175"/>
      <w:r w:rsidRPr="00244C0A">
        <w:rPr>
          <w:rFonts w:ascii="Arial" w:hAnsi="Arial" w:cs="Arial"/>
          <w:sz w:val="24"/>
          <w:szCs w:val="24"/>
        </w:rPr>
        <w:t>Director, Department of Breast Surgery</w:t>
      </w:r>
      <w:del w:id="37" w:author="Song-Yang Wu" w:date="2025-10-11T21:57:00Z" w16du:dateUtc="2025-10-11T13:57:00Z">
        <w:r w:rsidRPr="00244C0A" w:rsidDel="00AF2C41">
          <w:rPr>
            <w:rFonts w:ascii="Arial" w:hAnsi="Arial" w:cs="Arial"/>
            <w:sz w:val="24"/>
            <w:szCs w:val="24"/>
          </w:rPr>
          <w:delText xml:space="preserve"> </w:delText>
        </w:r>
      </w:del>
    </w:p>
    <w:p w14:paraId="1DC09415" w14:textId="77777777" w:rsidR="0072140C" w:rsidRPr="00244C0A" w:rsidRDefault="0072140C" w:rsidP="00B93BD0">
      <w:pPr>
        <w:spacing w:line="360" w:lineRule="auto"/>
        <w:rPr>
          <w:rFonts w:ascii="Arial" w:hAnsi="Arial" w:cs="Arial"/>
          <w:sz w:val="24"/>
          <w:szCs w:val="24"/>
        </w:rPr>
      </w:pPr>
      <w:r w:rsidRPr="00244C0A">
        <w:rPr>
          <w:rFonts w:ascii="Arial" w:hAnsi="Arial" w:cs="Arial"/>
          <w:sz w:val="24"/>
          <w:szCs w:val="24"/>
        </w:rPr>
        <w:t>Fudan University Shanghai Cancer Center</w:t>
      </w:r>
      <w:bookmarkEnd w:id="31"/>
      <w:bookmarkEnd w:id="32"/>
      <w:r w:rsidRPr="00244C0A">
        <w:rPr>
          <w:rFonts w:ascii="Arial" w:hAnsi="Arial" w:cs="Arial"/>
          <w:sz w:val="24"/>
          <w:szCs w:val="24"/>
        </w:rPr>
        <w:t xml:space="preserve"> and Cancer Institute</w:t>
      </w:r>
      <w:bookmarkEnd w:id="33"/>
      <w:bookmarkEnd w:id="34"/>
      <w:r w:rsidRPr="00244C0A">
        <w:rPr>
          <w:rFonts w:ascii="Arial" w:hAnsi="Arial" w:cs="Arial"/>
          <w:sz w:val="24"/>
          <w:szCs w:val="24"/>
        </w:rPr>
        <w:t xml:space="preserve"> </w:t>
      </w:r>
    </w:p>
    <w:p w14:paraId="79A457EA" w14:textId="5605209A" w:rsidR="00997B05" w:rsidRPr="00244C0A" w:rsidRDefault="0072140C" w:rsidP="00B93BD0">
      <w:pPr>
        <w:spacing w:line="360" w:lineRule="auto"/>
        <w:rPr>
          <w:rFonts w:ascii="Arial" w:hAnsi="Arial" w:cs="Arial"/>
          <w:sz w:val="24"/>
          <w:szCs w:val="24"/>
        </w:rPr>
      </w:pPr>
      <w:r w:rsidRPr="00244C0A">
        <w:rPr>
          <w:rFonts w:ascii="Arial" w:hAnsi="Arial" w:cs="Arial"/>
          <w:sz w:val="24"/>
          <w:szCs w:val="24"/>
        </w:rPr>
        <w:t>Professor of Oncology, Shanghai Medical College, Fudan University</w:t>
      </w:r>
      <w:bookmarkEnd w:id="35"/>
      <w:bookmarkEnd w:id="36"/>
    </w:p>
    <w:sectPr w:rsidR="00997B05" w:rsidRPr="00244C0A" w:rsidSect="00244C0A">
      <w:headerReference w:type="default" r:id="rId13"/>
      <w:footerReference w:type="default" r:id="rId14"/>
      <w:pgSz w:w="11906" w:h="16838"/>
      <w:pgMar w:top="1440" w:right="1800" w:bottom="1440" w:left="1800" w:header="737" w:footer="850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Song-Yang Wu" w:date="2025-10-11T21:58:00Z" w:initials="SW">
    <w:p w14:paraId="58408B81" w14:textId="77777777" w:rsidR="008E4AF2" w:rsidRDefault="00942383" w:rsidP="008E4AF2">
      <w:pPr>
        <w:jc w:val="left"/>
      </w:pPr>
      <w:r>
        <w:rPr>
          <w:rStyle w:val="a9"/>
        </w:rPr>
        <w:annotationRef/>
      </w:r>
      <w:r w:rsidR="008E4AF2">
        <w:rPr>
          <w:rFonts w:hint="eastAsia"/>
        </w:rPr>
        <w:t>参考首次和编辑沟通的内容，可以说得更加详细一些</w:t>
      </w:r>
    </w:p>
    <w:p w14:paraId="3F34BABD" w14:textId="77777777" w:rsidR="008E4AF2" w:rsidRDefault="008E4AF2" w:rsidP="008E4AF2">
      <w:pPr>
        <w:jc w:val="left"/>
      </w:pPr>
    </w:p>
    <w:p w14:paraId="794D38CA" w14:textId="77777777" w:rsidR="008E4AF2" w:rsidRDefault="008E4AF2" w:rsidP="008E4AF2">
      <w:pPr>
        <w:jc w:val="left"/>
      </w:pPr>
      <w:r>
        <w:rPr>
          <w:rFonts w:hint="eastAsia"/>
        </w:rPr>
        <w:t>突出本领域非常新、对于肿瘤学非常重要，但既往缺少</w:t>
      </w:r>
      <w:r>
        <w:t>xxx</w:t>
      </w:r>
      <w:r>
        <w:rPr>
          <w:rFonts w:hint="eastAsia"/>
        </w:rPr>
        <w:t>（体现本综述的首创和创新性）</w:t>
      </w:r>
    </w:p>
  </w:comment>
  <w:comment w:id="20" w:author="Song-Yang Wu" w:date="2025-10-11T21:58:00Z" w:initials="SW">
    <w:p w14:paraId="4A92A315" w14:textId="6B96CC2D" w:rsidR="009738D7" w:rsidRDefault="003A3A07" w:rsidP="009738D7">
      <w:pPr>
        <w:jc w:val="left"/>
      </w:pPr>
      <w:r>
        <w:rPr>
          <w:rStyle w:val="a9"/>
        </w:rPr>
        <w:annotationRef/>
      </w:r>
      <w:r w:rsidR="009738D7">
        <w:rPr>
          <w:rFonts w:hint="eastAsia"/>
        </w:rPr>
        <w:t>没关系，不过可以提一下，说明本综述非常全面，囊括了全面而创新的内容</w:t>
      </w:r>
    </w:p>
  </w:comment>
  <w:comment w:id="23" w:author="Song-Yang Wu" w:date="2025-10-11T22:00:00Z" w:initials="SW">
    <w:p w14:paraId="74664C46" w14:textId="77777777" w:rsidR="00F76430" w:rsidRDefault="00F76430" w:rsidP="00F76430">
      <w:pPr>
        <w:jc w:val="left"/>
      </w:pPr>
      <w:r>
        <w:rPr>
          <w:rStyle w:val="a9"/>
        </w:rPr>
        <w:annotationRef/>
      </w:r>
      <w:r>
        <w:rPr>
          <w:rFonts w:hint="eastAsia"/>
        </w:rPr>
        <w:t>可以详细一些，把本综述最核心的亮点体现出来，分</w:t>
      </w:r>
      <w:r>
        <w:t>3</w:t>
      </w:r>
      <w:r>
        <w:rPr>
          <w:rFonts w:hint="eastAsia"/>
        </w:rPr>
        <w:t>点左右呈现</w:t>
      </w:r>
    </w:p>
  </w:comment>
  <w:comment w:id="27" w:author="Song-Yang Wu" w:date="2025-10-11T21:57:00Z" w:initials="SW">
    <w:p w14:paraId="59E46404" w14:textId="12CBD746" w:rsidR="001B2E97" w:rsidRDefault="001B2E97" w:rsidP="001B2E97">
      <w:pPr>
        <w:jc w:val="left"/>
      </w:pPr>
      <w:r>
        <w:rPr>
          <w:rStyle w:val="a9"/>
        </w:rPr>
        <w:annotationRef/>
      </w:r>
      <w:r>
        <w:rPr>
          <w:rFonts w:hint="eastAsia"/>
        </w:rPr>
        <w:t>子岳问一下，是否留江老师的信息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4D38CA" w15:done="0"/>
  <w15:commentEx w15:paraId="4A92A315" w15:done="0"/>
  <w15:commentEx w15:paraId="74664C46" w15:done="0"/>
  <w15:commentEx w15:paraId="59E464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BCBADD" w16cex:dateUtc="2025-10-11T13:58:00Z"/>
  <w16cex:commentExtensible w16cex:durableId="51614C0B" w16cex:dateUtc="2025-10-11T13:58:00Z"/>
  <w16cex:commentExtensible w16cex:durableId="072529FC" w16cex:dateUtc="2025-10-11T14:00:00Z"/>
  <w16cex:commentExtensible w16cex:durableId="43245693" w16cex:dateUtc="2025-10-11T13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4D38CA" w16cid:durableId="20BCBADD"/>
  <w16cid:commentId w16cid:paraId="4A92A315" w16cid:durableId="51614C0B"/>
  <w16cid:commentId w16cid:paraId="74664C46" w16cid:durableId="072529FC"/>
  <w16cid:commentId w16cid:paraId="59E46404" w16cid:durableId="432456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D3003" w14:textId="77777777" w:rsidR="00745310" w:rsidRDefault="00745310" w:rsidP="00B606DF">
      <w:r>
        <w:separator/>
      </w:r>
    </w:p>
  </w:endnote>
  <w:endnote w:type="continuationSeparator" w:id="0">
    <w:p w14:paraId="2A7BF1A2" w14:textId="77777777" w:rsidR="00745310" w:rsidRDefault="00745310" w:rsidP="00B60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97239" w14:textId="2E1C3E15" w:rsidR="00143FC6" w:rsidRPr="00143FC6" w:rsidRDefault="00143FC6" w:rsidP="00143FC6">
    <w:pPr>
      <w:pStyle w:val="a5"/>
      <w:jc w:val="center"/>
      <w:rPr>
        <w:rFonts w:ascii="Arial" w:hAnsi="Arial" w:cs="Arial"/>
        <w:b/>
      </w:rPr>
    </w:pPr>
    <w:r w:rsidRPr="00143FC6">
      <w:rPr>
        <w:rFonts w:ascii="Arial" w:hAnsi="Arial" w:cs="Arial"/>
        <w:b/>
      </w:rPr>
      <w:t>270 Dong</w:t>
    </w:r>
    <w:r w:rsidR="007A5B94">
      <w:rPr>
        <w:rFonts w:ascii="Arial" w:hAnsi="Arial" w:cs="Arial"/>
        <w:b/>
      </w:rPr>
      <w:t>’</w:t>
    </w:r>
    <w:r w:rsidRPr="00143FC6">
      <w:rPr>
        <w:rFonts w:ascii="Arial" w:hAnsi="Arial" w:cs="Arial"/>
        <w:b/>
      </w:rPr>
      <w:t>An Road, Shanghai 200032, P.R. China   Tel: 86-21-64175590   Fax: 86-21-64174774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343BD" w14:textId="77777777" w:rsidR="00745310" w:rsidRDefault="00745310" w:rsidP="00B606DF">
      <w:r>
        <w:separator/>
      </w:r>
    </w:p>
  </w:footnote>
  <w:footnote w:type="continuationSeparator" w:id="0">
    <w:p w14:paraId="28182C7F" w14:textId="77777777" w:rsidR="00745310" w:rsidRDefault="00745310" w:rsidP="00B60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42CD5" w14:textId="4B6C50E6" w:rsidR="00B96800" w:rsidRDefault="001C702C" w:rsidP="003E3A29">
    <w:r>
      <w:rPr>
        <w:noProof/>
      </w:rPr>
      <w:drawing>
        <wp:anchor distT="0" distB="0" distL="114300" distR="114300" simplePos="0" relativeHeight="251664384" behindDoc="1" locked="0" layoutInCell="1" allowOverlap="1" wp14:anchorId="49484D8C" wp14:editId="0280CC73">
          <wp:simplePos x="0" y="0"/>
          <wp:positionH relativeFrom="column">
            <wp:posOffset>342265</wp:posOffset>
          </wp:positionH>
          <wp:positionV relativeFrom="paragraph">
            <wp:posOffset>-273514</wp:posOffset>
          </wp:positionV>
          <wp:extent cx="5156200" cy="396240"/>
          <wp:effectExtent l="0" t="0" r="0" b="0"/>
          <wp:wrapTight wrapText="bothSides">
            <wp:wrapPolygon edited="0">
              <wp:start x="319" y="6231"/>
              <wp:lineTo x="319" y="18692"/>
              <wp:lineTo x="21307" y="18692"/>
              <wp:lineTo x="21148" y="6231"/>
              <wp:lineTo x="319" y="6231"/>
            </wp:wrapPolygon>
          </wp:wrapTight>
          <wp:docPr id="801329160" name="图片 8013291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441" r="10835" b="52220"/>
                  <a:stretch/>
                </pic:blipFill>
                <pic:spPr bwMode="auto">
                  <a:xfrm>
                    <a:off x="0" y="0"/>
                    <a:ext cx="515620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16A4">
      <w:rPr>
        <w:noProof/>
      </w:rPr>
      <w:drawing>
        <wp:anchor distT="0" distB="0" distL="114300" distR="114300" simplePos="0" relativeHeight="251658240" behindDoc="1" locked="0" layoutInCell="1" allowOverlap="1" wp14:anchorId="2E0D1149" wp14:editId="17B28CEF">
          <wp:simplePos x="0" y="0"/>
          <wp:positionH relativeFrom="column">
            <wp:posOffset>-995680</wp:posOffset>
          </wp:positionH>
          <wp:positionV relativeFrom="paragraph">
            <wp:posOffset>-474345</wp:posOffset>
          </wp:positionV>
          <wp:extent cx="6893560" cy="829310"/>
          <wp:effectExtent l="0" t="0" r="0" b="8890"/>
          <wp:wrapTight wrapText="bothSides">
            <wp:wrapPolygon edited="0">
              <wp:start x="179" y="1985"/>
              <wp:lineTo x="0" y="20343"/>
              <wp:lineTo x="0" y="21335"/>
              <wp:lineTo x="21071" y="21335"/>
              <wp:lineTo x="21190" y="20343"/>
              <wp:lineTo x="17609" y="18358"/>
              <wp:lineTo x="17549" y="12404"/>
              <wp:lineTo x="4119" y="10916"/>
              <wp:lineTo x="20354" y="8435"/>
              <wp:lineTo x="20354" y="3473"/>
              <wp:lineTo x="3522" y="1985"/>
              <wp:lineTo x="179" y="1985"/>
            </wp:wrapPolygon>
          </wp:wrapTight>
          <wp:docPr id="1873180153" name="图片 18731801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781"/>
                  <a:stretch/>
                </pic:blipFill>
                <pic:spPr bwMode="auto">
                  <a:xfrm>
                    <a:off x="0" y="0"/>
                    <a:ext cx="6893560" cy="829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585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57863D6" wp14:editId="3B181871">
              <wp:simplePos x="0" y="0"/>
              <wp:positionH relativeFrom="column">
                <wp:posOffset>502920</wp:posOffset>
              </wp:positionH>
              <wp:positionV relativeFrom="paragraph">
                <wp:posOffset>-418465</wp:posOffset>
              </wp:positionV>
              <wp:extent cx="5049520" cy="675640"/>
              <wp:effectExtent l="0" t="0" r="0" b="0"/>
              <wp:wrapNone/>
              <wp:docPr id="5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49520" cy="6756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916058" id="矩形 5" o:spid="_x0000_s1026" style="position:absolute;left:0;text-align:left;margin-left:39.6pt;margin-top:-32.95pt;width:397.6pt;height:5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" fillcolor="white [3212]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24A15"/>
    <w:multiLevelType w:val="multilevel"/>
    <w:tmpl w:val="BB4C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28206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ng-Yang Wu">
    <w15:presenceInfo w15:providerId="None" w15:userId="Song-Yang W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28"/>
    <w:rsid w:val="00001B9B"/>
    <w:rsid w:val="00006668"/>
    <w:rsid w:val="00006BE5"/>
    <w:rsid w:val="00012AAE"/>
    <w:rsid w:val="000204D3"/>
    <w:rsid w:val="00021DA1"/>
    <w:rsid w:val="00023DE4"/>
    <w:rsid w:val="0003082E"/>
    <w:rsid w:val="00031D11"/>
    <w:rsid w:val="00032BFA"/>
    <w:rsid w:val="00035369"/>
    <w:rsid w:val="0005086D"/>
    <w:rsid w:val="00052661"/>
    <w:rsid w:val="00054F85"/>
    <w:rsid w:val="00055876"/>
    <w:rsid w:val="0005590F"/>
    <w:rsid w:val="00061646"/>
    <w:rsid w:val="000720E7"/>
    <w:rsid w:val="00072D7D"/>
    <w:rsid w:val="0008112C"/>
    <w:rsid w:val="000816D7"/>
    <w:rsid w:val="0008537E"/>
    <w:rsid w:val="00087825"/>
    <w:rsid w:val="00093524"/>
    <w:rsid w:val="0009402C"/>
    <w:rsid w:val="000A01AC"/>
    <w:rsid w:val="000A0F0E"/>
    <w:rsid w:val="000A26D6"/>
    <w:rsid w:val="000A75E2"/>
    <w:rsid w:val="000B2AF5"/>
    <w:rsid w:val="000B599C"/>
    <w:rsid w:val="000B697E"/>
    <w:rsid w:val="000C0798"/>
    <w:rsid w:val="000C0B52"/>
    <w:rsid w:val="000C1DB7"/>
    <w:rsid w:val="000C47B8"/>
    <w:rsid w:val="000D4D2A"/>
    <w:rsid w:val="000D6B5C"/>
    <w:rsid w:val="000D7D09"/>
    <w:rsid w:val="000F5C4D"/>
    <w:rsid w:val="000F6837"/>
    <w:rsid w:val="001008E2"/>
    <w:rsid w:val="001135D8"/>
    <w:rsid w:val="00115B33"/>
    <w:rsid w:val="00116A03"/>
    <w:rsid w:val="00117F34"/>
    <w:rsid w:val="00121EA6"/>
    <w:rsid w:val="0012225B"/>
    <w:rsid w:val="00123344"/>
    <w:rsid w:val="00125A44"/>
    <w:rsid w:val="00126A41"/>
    <w:rsid w:val="00127444"/>
    <w:rsid w:val="00133509"/>
    <w:rsid w:val="001343E3"/>
    <w:rsid w:val="0013773D"/>
    <w:rsid w:val="00143FC6"/>
    <w:rsid w:val="00145AE0"/>
    <w:rsid w:val="001551F7"/>
    <w:rsid w:val="00160454"/>
    <w:rsid w:val="0016452A"/>
    <w:rsid w:val="001650CB"/>
    <w:rsid w:val="00165228"/>
    <w:rsid w:val="001704D2"/>
    <w:rsid w:val="00173DA6"/>
    <w:rsid w:val="00176C2F"/>
    <w:rsid w:val="001775F8"/>
    <w:rsid w:val="00184BD4"/>
    <w:rsid w:val="00185A11"/>
    <w:rsid w:val="0018652E"/>
    <w:rsid w:val="00186D02"/>
    <w:rsid w:val="00186F39"/>
    <w:rsid w:val="00193C3E"/>
    <w:rsid w:val="001959F3"/>
    <w:rsid w:val="001979F8"/>
    <w:rsid w:val="001A6609"/>
    <w:rsid w:val="001A7E96"/>
    <w:rsid w:val="001A7F22"/>
    <w:rsid w:val="001B18A4"/>
    <w:rsid w:val="001B2E97"/>
    <w:rsid w:val="001C337A"/>
    <w:rsid w:val="001C4506"/>
    <w:rsid w:val="001C479D"/>
    <w:rsid w:val="001C6B18"/>
    <w:rsid w:val="001C702C"/>
    <w:rsid w:val="001C798A"/>
    <w:rsid w:val="001D1CEE"/>
    <w:rsid w:val="001D5ADD"/>
    <w:rsid w:val="001E2D5A"/>
    <w:rsid w:val="001E3B2A"/>
    <w:rsid w:val="001E478B"/>
    <w:rsid w:val="001E7788"/>
    <w:rsid w:val="001E77AA"/>
    <w:rsid w:val="001F1FB7"/>
    <w:rsid w:val="001F36D5"/>
    <w:rsid w:val="001F39CF"/>
    <w:rsid w:val="001F60AE"/>
    <w:rsid w:val="001F69DC"/>
    <w:rsid w:val="00202E03"/>
    <w:rsid w:val="0020464C"/>
    <w:rsid w:val="002109D6"/>
    <w:rsid w:val="00210A53"/>
    <w:rsid w:val="002123F8"/>
    <w:rsid w:val="00215174"/>
    <w:rsid w:val="00224162"/>
    <w:rsid w:val="00232BB0"/>
    <w:rsid w:val="00233B0E"/>
    <w:rsid w:val="00234B6A"/>
    <w:rsid w:val="00236F7B"/>
    <w:rsid w:val="00244C0A"/>
    <w:rsid w:val="00245869"/>
    <w:rsid w:val="00246780"/>
    <w:rsid w:val="0025164A"/>
    <w:rsid w:val="00255F32"/>
    <w:rsid w:val="00261387"/>
    <w:rsid w:val="00264359"/>
    <w:rsid w:val="00265E4A"/>
    <w:rsid w:val="00276BAD"/>
    <w:rsid w:val="002969B1"/>
    <w:rsid w:val="002979A4"/>
    <w:rsid w:val="002A0593"/>
    <w:rsid w:val="002A362B"/>
    <w:rsid w:val="002A6FD7"/>
    <w:rsid w:val="002B0B4F"/>
    <w:rsid w:val="002B1AE2"/>
    <w:rsid w:val="002B3ED1"/>
    <w:rsid w:val="002B5022"/>
    <w:rsid w:val="002B585D"/>
    <w:rsid w:val="002B7B82"/>
    <w:rsid w:val="002C0480"/>
    <w:rsid w:val="002C099C"/>
    <w:rsid w:val="002C2985"/>
    <w:rsid w:val="002C38DE"/>
    <w:rsid w:val="002C3FAD"/>
    <w:rsid w:val="002C7CCB"/>
    <w:rsid w:val="002C7EFE"/>
    <w:rsid w:val="002D3D15"/>
    <w:rsid w:val="002D5288"/>
    <w:rsid w:val="002D7C8D"/>
    <w:rsid w:val="002E346E"/>
    <w:rsid w:val="002E74B1"/>
    <w:rsid w:val="002E7F60"/>
    <w:rsid w:val="002F019A"/>
    <w:rsid w:val="002F32DB"/>
    <w:rsid w:val="002F4044"/>
    <w:rsid w:val="002F5935"/>
    <w:rsid w:val="003040E8"/>
    <w:rsid w:val="00304AF7"/>
    <w:rsid w:val="00306C92"/>
    <w:rsid w:val="00311FF1"/>
    <w:rsid w:val="003132AA"/>
    <w:rsid w:val="00314537"/>
    <w:rsid w:val="0031743C"/>
    <w:rsid w:val="00323646"/>
    <w:rsid w:val="0032788D"/>
    <w:rsid w:val="003315BE"/>
    <w:rsid w:val="003338FC"/>
    <w:rsid w:val="003358DE"/>
    <w:rsid w:val="003400A7"/>
    <w:rsid w:val="00342431"/>
    <w:rsid w:val="00342FF4"/>
    <w:rsid w:val="00347208"/>
    <w:rsid w:val="00351F7C"/>
    <w:rsid w:val="00367D75"/>
    <w:rsid w:val="0037247E"/>
    <w:rsid w:val="00372642"/>
    <w:rsid w:val="00375F65"/>
    <w:rsid w:val="00376230"/>
    <w:rsid w:val="0038025D"/>
    <w:rsid w:val="00380CC5"/>
    <w:rsid w:val="00381D0D"/>
    <w:rsid w:val="00382056"/>
    <w:rsid w:val="0038284D"/>
    <w:rsid w:val="00382933"/>
    <w:rsid w:val="0038294C"/>
    <w:rsid w:val="00386201"/>
    <w:rsid w:val="00394C78"/>
    <w:rsid w:val="003A2342"/>
    <w:rsid w:val="003A3A07"/>
    <w:rsid w:val="003B4B23"/>
    <w:rsid w:val="003B4C8F"/>
    <w:rsid w:val="003B7B08"/>
    <w:rsid w:val="003C042D"/>
    <w:rsid w:val="003C0EAA"/>
    <w:rsid w:val="003C14D6"/>
    <w:rsid w:val="003C30DE"/>
    <w:rsid w:val="003C589C"/>
    <w:rsid w:val="003C60D2"/>
    <w:rsid w:val="003C6630"/>
    <w:rsid w:val="003D4D93"/>
    <w:rsid w:val="003E2D03"/>
    <w:rsid w:val="003E3A29"/>
    <w:rsid w:val="003F0658"/>
    <w:rsid w:val="003F14CD"/>
    <w:rsid w:val="0040229B"/>
    <w:rsid w:val="00402ADD"/>
    <w:rsid w:val="00407118"/>
    <w:rsid w:val="00407946"/>
    <w:rsid w:val="004101AF"/>
    <w:rsid w:val="00410450"/>
    <w:rsid w:val="004116BE"/>
    <w:rsid w:val="004125FF"/>
    <w:rsid w:val="0041385F"/>
    <w:rsid w:val="00414081"/>
    <w:rsid w:val="00424AE5"/>
    <w:rsid w:val="00426847"/>
    <w:rsid w:val="0043358A"/>
    <w:rsid w:val="00433A51"/>
    <w:rsid w:val="00440177"/>
    <w:rsid w:val="00442892"/>
    <w:rsid w:val="0044683E"/>
    <w:rsid w:val="00452261"/>
    <w:rsid w:val="00453A39"/>
    <w:rsid w:val="004548C5"/>
    <w:rsid w:val="004549ED"/>
    <w:rsid w:val="004630E7"/>
    <w:rsid w:val="00466F47"/>
    <w:rsid w:val="00471948"/>
    <w:rsid w:val="004738BA"/>
    <w:rsid w:val="00474B73"/>
    <w:rsid w:val="00476559"/>
    <w:rsid w:val="00477370"/>
    <w:rsid w:val="004829D4"/>
    <w:rsid w:val="004848D4"/>
    <w:rsid w:val="004849B6"/>
    <w:rsid w:val="00492849"/>
    <w:rsid w:val="00492F7A"/>
    <w:rsid w:val="0049435F"/>
    <w:rsid w:val="004944C7"/>
    <w:rsid w:val="0049612F"/>
    <w:rsid w:val="00496294"/>
    <w:rsid w:val="00496553"/>
    <w:rsid w:val="004A2809"/>
    <w:rsid w:val="004A708A"/>
    <w:rsid w:val="004B0C8B"/>
    <w:rsid w:val="004B548A"/>
    <w:rsid w:val="004C291C"/>
    <w:rsid w:val="004C62A8"/>
    <w:rsid w:val="004D1630"/>
    <w:rsid w:val="004D668F"/>
    <w:rsid w:val="004D6B9A"/>
    <w:rsid w:val="004E1C71"/>
    <w:rsid w:val="004E4453"/>
    <w:rsid w:val="004E6132"/>
    <w:rsid w:val="004E615D"/>
    <w:rsid w:val="004E76F0"/>
    <w:rsid w:val="004F1CE3"/>
    <w:rsid w:val="004F6150"/>
    <w:rsid w:val="005010C9"/>
    <w:rsid w:val="0051373B"/>
    <w:rsid w:val="0051385D"/>
    <w:rsid w:val="00514490"/>
    <w:rsid w:val="005159B7"/>
    <w:rsid w:val="00516AF7"/>
    <w:rsid w:val="00516C7A"/>
    <w:rsid w:val="00517D65"/>
    <w:rsid w:val="005214A4"/>
    <w:rsid w:val="00523A9C"/>
    <w:rsid w:val="005274F2"/>
    <w:rsid w:val="00532CF8"/>
    <w:rsid w:val="005357A1"/>
    <w:rsid w:val="005400FC"/>
    <w:rsid w:val="0054122B"/>
    <w:rsid w:val="005431CC"/>
    <w:rsid w:val="00547308"/>
    <w:rsid w:val="005473C5"/>
    <w:rsid w:val="0055095C"/>
    <w:rsid w:val="00553D4D"/>
    <w:rsid w:val="00556807"/>
    <w:rsid w:val="0056071E"/>
    <w:rsid w:val="00566402"/>
    <w:rsid w:val="00567290"/>
    <w:rsid w:val="00567FF7"/>
    <w:rsid w:val="005710AF"/>
    <w:rsid w:val="0057537B"/>
    <w:rsid w:val="005755D5"/>
    <w:rsid w:val="00575DD1"/>
    <w:rsid w:val="005802D7"/>
    <w:rsid w:val="00580781"/>
    <w:rsid w:val="00583A31"/>
    <w:rsid w:val="005856FC"/>
    <w:rsid w:val="0059067A"/>
    <w:rsid w:val="00590696"/>
    <w:rsid w:val="005911A0"/>
    <w:rsid w:val="00591508"/>
    <w:rsid w:val="00592D90"/>
    <w:rsid w:val="005A3D5A"/>
    <w:rsid w:val="005B2004"/>
    <w:rsid w:val="005B5A0A"/>
    <w:rsid w:val="005B6F91"/>
    <w:rsid w:val="005C627A"/>
    <w:rsid w:val="005C638B"/>
    <w:rsid w:val="005C7313"/>
    <w:rsid w:val="005D17E8"/>
    <w:rsid w:val="005D1E21"/>
    <w:rsid w:val="005D38F3"/>
    <w:rsid w:val="005D60EB"/>
    <w:rsid w:val="005D7D32"/>
    <w:rsid w:val="005E3269"/>
    <w:rsid w:val="005E34CD"/>
    <w:rsid w:val="005F2613"/>
    <w:rsid w:val="005F372F"/>
    <w:rsid w:val="006003BA"/>
    <w:rsid w:val="006111D9"/>
    <w:rsid w:val="006116A4"/>
    <w:rsid w:val="00612C8F"/>
    <w:rsid w:val="00612F7C"/>
    <w:rsid w:val="00614901"/>
    <w:rsid w:val="00614C2C"/>
    <w:rsid w:val="006156ED"/>
    <w:rsid w:val="006210D2"/>
    <w:rsid w:val="0062609C"/>
    <w:rsid w:val="00627955"/>
    <w:rsid w:val="00631399"/>
    <w:rsid w:val="006315B2"/>
    <w:rsid w:val="006370C9"/>
    <w:rsid w:val="0063750B"/>
    <w:rsid w:val="00640EC7"/>
    <w:rsid w:val="0064249D"/>
    <w:rsid w:val="00650C65"/>
    <w:rsid w:val="00651229"/>
    <w:rsid w:val="0065138B"/>
    <w:rsid w:val="00651508"/>
    <w:rsid w:val="00653B93"/>
    <w:rsid w:val="00660394"/>
    <w:rsid w:val="00661DFD"/>
    <w:rsid w:val="006634ED"/>
    <w:rsid w:val="00664903"/>
    <w:rsid w:val="00666BE0"/>
    <w:rsid w:val="00667415"/>
    <w:rsid w:val="00672F5A"/>
    <w:rsid w:val="006770BD"/>
    <w:rsid w:val="00681C57"/>
    <w:rsid w:val="006860D6"/>
    <w:rsid w:val="00691994"/>
    <w:rsid w:val="00691AA7"/>
    <w:rsid w:val="00692AEA"/>
    <w:rsid w:val="00692B69"/>
    <w:rsid w:val="00697DFE"/>
    <w:rsid w:val="006A3280"/>
    <w:rsid w:val="006A490B"/>
    <w:rsid w:val="006B0410"/>
    <w:rsid w:val="006B489C"/>
    <w:rsid w:val="006B6B67"/>
    <w:rsid w:val="006B6DD4"/>
    <w:rsid w:val="006C2787"/>
    <w:rsid w:val="006C4E05"/>
    <w:rsid w:val="006C5524"/>
    <w:rsid w:val="006C5F6A"/>
    <w:rsid w:val="006C5FF2"/>
    <w:rsid w:val="006D3FA2"/>
    <w:rsid w:val="006D66A9"/>
    <w:rsid w:val="006D6F7C"/>
    <w:rsid w:val="006E392D"/>
    <w:rsid w:val="006E6BC5"/>
    <w:rsid w:val="007035A9"/>
    <w:rsid w:val="007038DB"/>
    <w:rsid w:val="00703B7E"/>
    <w:rsid w:val="00704B8A"/>
    <w:rsid w:val="0071375B"/>
    <w:rsid w:val="00713DD8"/>
    <w:rsid w:val="00715FCE"/>
    <w:rsid w:val="00717317"/>
    <w:rsid w:val="00720ACE"/>
    <w:rsid w:val="0072140C"/>
    <w:rsid w:val="007218C5"/>
    <w:rsid w:val="00725FDE"/>
    <w:rsid w:val="00732B18"/>
    <w:rsid w:val="00733C6B"/>
    <w:rsid w:val="007348DA"/>
    <w:rsid w:val="00734EBA"/>
    <w:rsid w:val="00735121"/>
    <w:rsid w:val="007354D3"/>
    <w:rsid w:val="007369A7"/>
    <w:rsid w:val="00741502"/>
    <w:rsid w:val="0074190C"/>
    <w:rsid w:val="0074207B"/>
    <w:rsid w:val="00742841"/>
    <w:rsid w:val="00743850"/>
    <w:rsid w:val="00745310"/>
    <w:rsid w:val="007526A8"/>
    <w:rsid w:val="007564A9"/>
    <w:rsid w:val="00756AF0"/>
    <w:rsid w:val="00757F0F"/>
    <w:rsid w:val="00763195"/>
    <w:rsid w:val="0076426F"/>
    <w:rsid w:val="0077271D"/>
    <w:rsid w:val="00775577"/>
    <w:rsid w:val="00775765"/>
    <w:rsid w:val="00777643"/>
    <w:rsid w:val="00780C94"/>
    <w:rsid w:val="00780F5B"/>
    <w:rsid w:val="00782295"/>
    <w:rsid w:val="00784DB9"/>
    <w:rsid w:val="00797B70"/>
    <w:rsid w:val="007A2834"/>
    <w:rsid w:val="007A4739"/>
    <w:rsid w:val="007A5B94"/>
    <w:rsid w:val="007B13E2"/>
    <w:rsid w:val="007B2DCB"/>
    <w:rsid w:val="007B5D39"/>
    <w:rsid w:val="007B6774"/>
    <w:rsid w:val="007B7E26"/>
    <w:rsid w:val="007C029C"/>
    <w:rsid w:val="007C2CE2"/>
    <w:rsid w:val="007C2D9D"/>
    <w:rsid w:val="007C36E8"/>
    <w:rsid w:val="007C3D86"/>
    <w:rsid w:val="007C5267"/>
    <w:rsid w:val="007C5AAE"/>
    <w:rsid w:val="007D02AE"/>
    <w:rsid w:val="007D05EC"/>
    <w:rsid w:val="007D4791"/>
    <w:rsid w:val="007D6F5F"/>
    <w:rsid w:val="007D79DF"/>
    <w:rsid w:val="007E0976"/>
    <w:rsid w:val="007E0994"/>
    <w:rsid w:val="007E266C"/>
    <w:rsid w:val="007E2F26"/>
    <w:rsid w:val="007E3157"/>
    <w:rsid w:val="007E3B59"/>
    <w:rsid w:val="007E5722"/>
    <w:rsid w:val="007E6190"/>
    <w:rsid w:val="007E6D19"/>
    <w:rsid w:val="007E777B"/>
    <w:rsid w:val="007F051A"/>
    <w:rsid w:val="007F2C4B"/>
    <w:rsid w:val="00801043"/>
    <w:rsid w:val="00805525"/>
    <w:rsid w:val="008104BB"/>
    <w:rsid w:val="00811B7A"/>
    <w:rsid w:val="0081741B"/>
    <w:rsid w:val="0081789A"/>
    <w:rsid w:val="00821A68"/>
    <w:rsid w:val="00823508"/>
    <w:rsid w:val="00830B1B"/>
    <w:rsid w:val="00832EDF"/>
    <w:rsid w:val="00833386"/>
    <w:rsid w:val="00836F77"/>
    <w:rsid w:val="00846793"/>
    <w:rsid w:val="00847F8D"/>
    <w:rsid w:val="00850A3C"/>
    <w:rsid w:val="0085787A"/>
    <w:rsid w:val="00860037"/>
    <w:rsid w:val="008611E6"/>
    <w:rsid w:val="00863462"/>
    <w:rsid w:val="0086353F"/>
    <w:rsid w:val="0086562C"/>
    <w:rsid w:val="00865ABC"/>
    <w:rsid w:val="00865C67"/>
    <w:rsid w:val="00865EA7"/>
    <w:rsid w:val="008723B2"/>
    <w:rsid w:val="008729AD"/>
    <w:rsid w:val="008937A1"/>
    <w:rsid w:val="0089509A"/>
    <w:rsid w:val="008953EC"/>
    <w:rsid w:val="00896F97"/>
    <w:rsid w:val="008A1B04"/>
    <w:rsid w:val="008B12DB"/>
    <w:rsid w:val="008B36A2"/>
    <w:rsid w:val="008B58FC"/>
    <w:rsid w:val="008D0CF2"/>
    <w:rsid w:val="008D121E"/>
    <w:rsid w:val="008D466C"/>
    <w:rsid w:val="008D4A33"/>
    <w:rsid w:val="008D4A80"/>
    <w:rsid w:val="008D50CC"/>
    <w:rsid w:val="008E01DB"/>
    <w:rsid w:val="008E03BD"/>
    <w:rsid w:val="008E4AF2"/>
    <w:rsid w:val="008E5BF3"/>
    <w:rsid w:val="008E6F83"/>
    <w:rsid w:val="008F450A"/>
    <w:rsid w:val="009008DE"/>
    <w:rsid w:val="009013EF"/>
    <w:rsid w:val="00903521"/>
    <w:rsid w:val="009118D5"/>
    <w:rsid w:val="00912FF8"/>
    <w:rsid w:val="009138AC"/>
    <w:rsid w:val="009146F2"/>
    <w:rsid w:val="009239E0"/>
    <w:rsid w:val="00925F64"/>
    <w:rsid w:val="00926B95"/>
    <w:rsid w:val="0092773C"/>
    <w:rsid w:val="00927F5E"/>
    <w:rsid w:val="00933F38"/>
    <w:rsid w:val="009376BC"/>
    <w:rsid w:val="00941B10"/>
    <w:rsid w:val="00942383"/>
    <w:rsid w:val="009441A4"/>
    <w:rsid w:val="00944257"/>
    <w:rsid w:val="009445E7"/>
    <w:rsid w:val="0095129F"/>
    <w:rsid w:val="00951D70"/>
    <w:rsid w:val="009562C9"/>
    <w:rsid w:val="009614F1"/>
    <w:rsid w:val="0096448A"/>
    <w:rsid w:val="00965A24"/>
    <w:rsid w:val="0096795E"/>
    <w:rsid w:val="00971ED3"/>
    <w:rsid w:val="00972E31"/>
    <w:rsid w:val="009733A3"/>
    <w:rsid w:val="009738D7"/>
    <w:rsid w:val="00976361"/>
    <w:rsid w:val="009764CF"/>
    <w:rsid w:val="0097682F"/>
    <w:rsid w:val="009802DC"/>
    <w:rsid w:val="0098415E"/>
    <w:rsid w:val="00987C94"/>
    <w:rsid w:val="00990239"/>
    <w:rsid w:val="00991278"/>
    <w:rsid w:val="0099352C"/>
    <w:rsid w:val="009938FC"/>
    <w:rsid w:val="009943BC"/>
    <w:rsid w:val="00997B05"/>
    <w:rsid w:val="009A2CDA"/>
    <w:rsid w:val="009A5B21"/>
    <w:rsid w:val="009B12CB"/>
    <w:rsid w:val="009B2E8B"/>
    <w:rsid w:val="009B35AB"/>
    <w:rsid w:val="009B4242"/>
    <w:rsid w:val="009B4566"/>
    <w:rsid w:val="009B4B07"/>
    <w:rsid w:val="009B4E20"/>
    <w:rsid w:val="009B6573"/>
    <w:rsid w:val="009B74C5"/>
    <w:rsid w:val="009D2A13"/>
    <w:rsid w:val="009D3592"/>
    <w:rsid w:val="009D6076"/>
    <w:rsid w:val="009E36FC"/>
    <w:rsid w:val="009F0766"/>
    <w:rsid w:val="009F6B3F"/>
    <w:rsid w:val="00A01F79"/>
    <w:rsid w:val="00A035DC"/>
    <w:rsid w:val="00A04ACC"/>
    <w:rsid w:val="00A110E2"/>
    <w:rsid w:val="00A12714"/>
    <w:rsid w:val="00A12B4E"/>
    <w:rsid w:val="00A12BBC"/>
    <w:rsid w:val="00A13129"/>
    <w:rsid w:val="00A14855"/>
    <w:rsid w:val="00A14B38"/>
    <w:rsid w:val="00A20231"/>
    <w:rsid w:val="00A21AF3"/>
    <w:rsid w:val="00A230C7"/>
    <w:rsid w:val="00A2539C"/>
    <w:rsid w:val="00A25778"/>
    <w:rsid w:val="00A26B35"/>
    <w:rsid w:val="00A26DE8"/>
    <w:rsid w:val="00A26ECC"/>
    <w:rsid w:val="00A31362"/>
    <w:rsid w:val="00A325D0"/>
    <w:rsid w:val="00A338B6"/>
    <w:rsid w:val="00A34420"/>
    <w:rsid w:val="00A346DA"/>
    <w:rsid w:val="00A34F11"/>
    <w:rsid w:val="00A3698E"/>
    <w:rsid w:val="00A45CEF"/>
    <w:rsid w:val="00A52B69"/>
    <w:rsid w:val="00A532A8"/>
    <w:rsid w:val="00A5514E"/>
    <w:rsid w:val="00A57077"/>
    <w:rsid w:val="00A62AE7"/>
    <w:rsid w:val="00A64047"/>
    <w:rsid w:val="00A6495E"/>
    <w:rsid w:val="00A65F9E"/>
    <w:rsid w:val="00A71DD1"/>
    <w:rsid w:val="00A75EC0"/>
    <w:rsid w:val="00A8275B"/>
    <w:rsid w:val="00A84CF5"/>
    <w:rsid w:val="00A85E81"/>
    <w:rsid w:val="00A86547"/>
    <w:rsid w:val="00A91F88"/>
    <w:rsid w:val="00A97221"/>
    <w:rsid w:val="00AA2EE1"/>
    <w:rsid w:val="00AA338C"/>
    <w:rsid w:val="00AB0425"/>
    <w:rsid w:val="00AB694E"/>
    <w:rsid w:val="00AB7D95"/>
    <w:rsid w:val="00AC51A1"/>
    <w:rsid w:val="00AD06EC"/>
    <w:rsid w:val="00AD1C13"/>
    <w:rsid w:val="00AD2F27"/>
    <w:rsid w:val="00AD4E13"/>
    <w:rsid w:val="00AD66A2"/>
    <w:rsid w:val="00AE03BD"/>
    <w:rsid w:val="00AE43FD"/>
    <w:rsid w:val="00AE6C7A"/>
    <w:rsid w:val="00AE709B"/>
    <w:rsid w:val="00AF152D"/>
    <w:rsid w:val="00AF178C"/>
    <w:rsid w:val="00AF1F12"/>
    <w:rsid w:val="00AF206C"/>
    <w:rsid w:val="00AF2C41"/>
    <w:rsid w:val="00AF523E"/>
    <w:rsid w:val="00AF627F"/>
    <w:rsid w:val="00AF6E16"/>
    <w:rsid w:val="00AF7B41"/>
    <w:rsid w:val="00B01D53"/>
    <w:rsid w:val="00B0200E"/>
    <w:rsid w:val="00B05CA2"/>
    <w:rsid w:val="00B108FF"/>
    <w:rsid w:val="00B120F7"/>
    <w:rsid w:val="00B16C08"/>
    <w:rsid w:val="00B17A08"/>
    <w:rsid w:val="00B17E9B"/>
    <w:rsid w:val="00B20694"/>
    <w:rsid w:val="00B21189"/>
    <w:rsid w:val="00B23A95"/>
    <w:rsid w:val="00B24F8D"/>
    <w:rsid w:val="00B256B0"/>
    <w:rsid w:val="00B321A9"/>
    <w:rsid w:val="00B35D43"/>
    <w:rsid w:val="00B365C5"/>
    <w:rsid w:val="00B444E7"/>
    <w:rsid w:val="00B5001E"/>
    <w:rsid w:val="00B53708"/>
    <w:rsid w:val="00B549D5"/>
    <w:rsid w:val="00B55C0A"/>
    <w:rsid w:val="00B606DF"/>
    <w:rsid w:val="00B61CE1"/>
    <w:rsid w:val="00B643AB"/>
    <w:rsid w:val="00B666DC"/>
    <w:rsid w:val="00B676E1"/>
    <w:rsid w:val="00B7185A"/>
    <w:rsid w:val="00B80BCA"/>
    <w:rsid w:val="00B83EA8"/>
    <w:rsid w:val="00B867FC"/>
    <w:rsid w:val="00B8767F"/>
    <w:rsid w:val="00B90D50"/>
    <w:rsid w:val="00B93BD0"/>
    <w:rsid w:val="00B94DF3"/>
    <w:rsid w:val="00B96800"/>
    <w:rsid w:val="00BA0804"/>
    <w:rsid w:val="00BA357B"/>
    <w:rsid w:val="00BA502B"/>
    <w:rsid w:val="00BA69FA"/>
    <w:rsid w:val="00BB4523"/>
    <w:rsid w:val="00BB7972"/>
    <w:rsid w:val="00BC567A"/>
    <w:rsid w:val="00BC6E8D"/>
    <w:rsid w:val="00BD6F19"/>
    <w:rsid w:val="00BF20B3"/>
    <w:rsid w:val="00BF6BAE"/>
    <w:rsid w:val="00BF7873"/>
    <w:rsid w:val="00C020FE"/>
    <w:rsid w:val="00C116B0"/>
    <w:rsid w:val="00C14525"/>
    <w:rsid w:val="00C202D9"/>
    <w:rsid w:val="00C20958"/>
    <w:rsid w:val="00C27E66"/>
    <w:rsid w:val="00C30EBA"/>
    <w:rsid w:val="00C31613"/>
    <w:rsid w:val="00C32C57"/>
    <w:rsid w:val="00C437C2"/>
    <w:rsid w:val="00C444D8"/>
    <w:rsid w:val="00C44619"/>
    <w:rsid w:val="00C45442"/>
    <w:rsid w:val="00C4763F"/>
    <w:rsid w:val="00C501D0"/>
    <w:rsid w:val="00C53928"/>
    <w:rsid w:val="00C53A7E"/>
    <w:rsid w:val="00C56DE7"/>
    <w:rsid w:val="00C62D6E"/>
    <w:rsid w:val="00C6639B"/>
    <w:rsid w:val="00C73047"/>
    <w:rsid w:val="00C7393A"/>
    <w:rsid w:val="00C77B97"/>
    <w:rsid w:val="00C83323"/>
    <w:rsid w:val="00C86132"/>
    <w:rsid w:val="00C8754F"/>
    <w:rsid w:val="00C92429"/>
    <w:rsid w:val="00C93B96"/>
    <w:rsid w:val="00C94FB3"/>
    <w:rsid w:val="00CA3CD2"/>
    <w:rsid w:val="00CB3879"/>
    <w:rsid w:val="00CB4EE0"/>
    <w:rsid w:val="00CB5B53"/>
    <w:rsid w:val="00CC5DCD"/>
    <w:rsid w:val="00CC6662"/>
    <w:rsid w:val="00CD292B"/>
    <w:rsid w:val="00CD4EB8"/>
    <w:rsid w:val="00CE0974"/>
    <w:rsid w:val="00CE3AD1"/>
    <w:rsid w:val="00CE5B9D"/>
    <w:rsid w:val="00CF196D"/>
    <w:rsid w:val="00CF2FCB"/>
    <w:rsid w:val="00CF3788"/>
    <w:rsid w:val="00D04A7F"/>
    <w:rsid w:val="00D04D31"/>
    <w:rsid w:val="00D10808"/>
    <w:rsid w:val="00D1734B"/>
    <w:rsid w:val="00D21AD1"/>
    <w:rsid w:val="00D23BD5"/>
    <w:rsid w:val="00D243C7"/>
    <w:rsid w:val="00D348D8"/>
    <w:rsid w:val="00D3704F"/>
    <w:rsid w:val="00D3718C"/>
    <w:rsid w:val="00D41299"/>
    <w:rsid w:val="00D412E5"/>
    <w:rsid w:val="00D43986"/>
    <w:rsid w:val="00D45C52"/>
    <w:rsid w:val="00D5295C"/>
    <w:rsid w:val="00D53679"/>
    <w:rsid w:val="00D57854"/>
    <w:rsid w:val="00D60365"/>
    <w:rsid w:val="00D65BCB"/>
    <w:rsid w:val="00D6691D"/>
    <w:rsid w:val="00D674B2"/>
    <w:rsid w:val="00D70202"/>
    <w:rsid w:val="00D77A4F"/>
    <w:rsid w:val="00D817F6"/>
    <w:rsid w:val="00D85098"/>
    <w:rsid w:val="00D8589B"/>
    <w:rsid w:val="00D87071"/>
    <w:rsid w:val="00D8777C"/>
    <w:rsid w:val="00D87C6A"/>
    <w:rsid w:val="00D966F5"/>
    <w:rsid w:val="00DA0F0D"/>
    <w:rsid w:val="00DA17C4"/>
    <w:rsid w:val="00DA2254"/>
    <w:rsid w:val="00DA7189"/>
    <w:rsid w:val="00DA7D15"/>
    <w:rsid w:val="00DB1E8D"/>
    <w:rsid w:val="00DB36D0"/>
    <w:rsid w:val="00DB4D7C"/>
    <w:rsid w:val="00DB6137"/>
    <w:rsid w:val="00DC74C3"/>
    <w:rsid w:val="00DD06F1"/>
    <w:rsid w:val="00DD1726"/>
    <w:rsid w:val="00DD1898"/>
    <w:rsid w:val="00DD1A7E"/>
    <w:rsid w:val="00DD20BD"/>
    <w:rsid w:val="00DE1554"/>
    <w:rsid w:val="00DF17BD"/>
    <w:rsid w:val="00DF1A0B"/>
    <w:rsid w:val="00DF4870"/>
    <w:rsid w:val="00DF4E09"/>
    <w:rsid w:val="00E01028"/>
    <w:rsid w:val="00E026F8"/>
    <w:rsid w:val="00E0391A"/>
    <w:rsid w:val="00E15550"/>
    <w:rsid w:val="00E20946"/>
    <w:rsid w:val="00E20981"/>
    <w:rsid w:val="00E23538"/>
    <w:rsid w:val="00E2390D"/>
    <w:rsid w:val="00E25138"/>
    <w:rsid w:val="00E26D15"/>
    <w:rsid w:val="00E30EB3"/>
    <w:rsid w:val="00E31245"/>
    <w:rsid w:val="00E32F1B"/>
    <w:rsid w:val="00E4639E"/>
    <w:rsid w:val="00E4711F"/>
    <w:rsid w:val="00E518CC"/>
    <w:rsid w:val="00E51978"/>
    <w:rsid w:val="00E55665"/>
    <w:rsid w:val="00E6175D"/>
    <w:rsid w:val="00E62146"/>
    <w:rsid w:val="00E62602"/>
    <w:rsid w:val="00E648EC"/>
    <w:rsid w:val="00E7229D"/>
    <w:rsid w:val="00E74969"/>
    <w:rsid w:val="00E77AB3"/>
    <w:rsid w:val="00E90308"/>
    <w:rsid w:val="00E92048"/>
    <w:rsid w:val="00E966AC"/>
    <w:rsid w:val="00EA1EDD"/>
    <w:rsid w:val="00EA320C"/>
    <w:rsid w:val="00EA6254"/>
    <w:rsid w:val="00EA7C38"/>
    <w:rsid w:val="00EB3AD6"/>
    <w:rsid w:val="00EB3F4A"/>
    <w:rsid w:val="00EB6346"/>
    <w:rsid w:val="00EB7178"/>
    <w:rsid w:val="00EB7E61"/>
    <w:rsid w:val="00EC0330"/>
    <w:rsid w:val="00EC7C4B"/>
    <w:rsid w:val="00ED0B5F"/>
    <w:rsid w:val="00ED2DA4"/>
    <w:rsid w:val="00ED621B"/>
    <w:rsid w:val="00ED7867"/>
    <w:rsid w:val="00EE232A"/>
    <w:rsid w:val="00EE34DE"/>
    <w:rsid w:val="00EE6AED"/>
    <w:rsid w:val="00EE70F5"/>
    <w:rsid w:val="00EF151C"/>
    <w:rsid w:val="00EF2991"/>
    <w:rsid w:val="00EF50A8"/>
    <w:rsid w:val="00F00B08"/>
    <w:rsid w:val="00F04B0A"/>
    <w:rsid w:val="00F05985"/>
    <w:rsid w:val="00F125E0"/>
    <w:rsid w:val="00F15485"/>
    <w:rsid w:val="00F170E7"/>
    <w:rsid w:val="00F27269"/>
    <w:rsid w:val="00F30DAA"/>
    <w:rsid w:val="00F34784"/>
    <w:rsid w:val="00F3551A"/>
    <w:rsid w:val="00F37500"/>
    <w:rsid w:val="00F414E6"/>
    <w:rsid w:val="00F436ED"/>
    <w:rsid w:val="00F46E6B"/>
    <w:rsid w:val="00F47C1B"/>
    <w:rsid w:val="00F52095"/>
    <w:rsid w:val="00F53BD4"/>
    <w:rsid w:val="00F60F59"/>
    <w:rsid w:val="00F6284D"/>
    <w:rsid w:val="00F649D1"/>
    <w:rsid w:val="00F65F3F"/>
    <w:rsid w:val="00F71733"/>
    <w:rsid w:val="00F752DB"/>
    <w:rsid w:val="00F76430"/>
    <w:rsid w:val="00F8045A"/>
    <w:rsid w:val="00F84EC1"/>
    <w:rsid w:val="00F92B52"/>
    <w:rsid w:val="00F9406E"/>
    <w:rsid w:val="00FA0CB6"/>
    <w:rsid w:val="00FA12F8"/>
    <w:rsid w:val="00FA2C3B"/>
    <w:rsid w:val="00FA303E"/>
    <w:rsid w:val="00FA6E98"/>
    <w:rsid w:val="00FB1A41"/>
    <w:rsid w:val="00FB1D18"/>
    <w:rsid w:val="00FB7A68"/>
    <w:rsid w:val="00FB7BE4"/>
    <w:rsid w:val="00FC048F"/>
    <w:rsid w:val="00FC3485"/>
    <w:rsid w:val="00FC5E07"/>
    <w:rsid w:val="00FD2DC5"/>
    <w:rsid w:val="00FD4A83"/>
    <w:rsid w:val="00FD541B"/>
    <w:rsid w:val="00FD6017"/>
    <w:rsid w:val="00FD60A1"/>
    <w:rsid w:val="00FE03DE"/>
    <w:rsid w:val="00FE5C4F"/>
    <w:rsid w:val="00FE6472"/>
    <w:rsid w:val="00FE78F4"/>
    <w:rsid w:val="00FF3421"/>
    <w:rsid w:val="00FF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A03B8"/>
  <w15:docId w15:val="{F6152079-C9B4-43A5-94FD-6DC60C5C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3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06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06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06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06DF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C663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C6630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735121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735121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735121"/>
  </w:style>
  <w:style w:type="paragraph" w:styleId="ac">
    <w:name w:val="annotation subject"/>
    <w:basedOn w:val="aa"/>
    <w:next w:val="aa"/>
    <w:link w:val="ad"/>
    <w:uiPriority w:val="99"/>
    <w:semiHidden/>
    <w:unhideWhenUsed/>
    <w:rsid w:val="00735121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735121"/>
    <w:rPr>
      <w:b/>
      <w:bCs/>
    </w:rPr>
  </w:style>
  <w:style w:type="paragraph" w:styleId="ae">
    <w:name w:val="Date"/>
    <w:basedOn w:val="a"/>
    <w:next w:val="a"/>
    <w:link w:val="af"/>
    <w:uiPriority w:val="99"/>
    <w:semiHidden/>
    <w:unhideWhenUsed/>
    <w:rsid w:val="00A65F9E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A65F9E"/>
  </w:style>
  <w:style w:type="character" w:styleId="af0">
    <w:name w:val="Hyperlink"/>
    <w:basedOn w:val="a0"/>
    <w:uiPriority w:val="99"/>
    <w:unhideWhenUsed/>
    <w:rsid w:val="0054122B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4122B"/>
    <w:rPr>
      <w:color w:val="605E5C"/>
      <w:shd w:val="clear" w:color="auto" w:fill="E1DFDD"/>
    </w:rPr>
  </w:style>
  <w:style w:type="paragraph" w:styleId="af2">
    <w:name w:val="List Paragraph"/>
    <w:basedOn w:val="a"/>
    <w:uiPriority w:val="34"/>
    <w:qFormat/>
    <w:rsid w:val="00651508"/>
    <w:pPr>
      <w:ind w:firstLineChars="200" w:firstLine="420"/>
    </w:pPr>
  </w:style>
  <w:style w:type="paragraph" w:styleId="af3">
    <w:name w:val="Revision"/>
    <w:hidden/>
    <w:uiPriority w:val="99"/>
    <w:semiHidden/>
    <w:rsid w:val="00A12BBC"/>
  </w:style>
  <w:style w:type="character" w:customStyle="1" w:styleId="30">
    <w:name w:val="标题 3 字符"/>
    <w:basedOn w:val="a0"/>
    <w:link w:val="3"/>
    <w:uiPriority w:val="9"/>
    <w:semiHidden/>
    <w:rsid w:val="0083338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2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5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843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3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7EA4F-43C7-48F7-ACDE-CB309519B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Yi-Zhou Jiang</dc:creator>
  <cp:lastModifiedBy>Song-Yang Wu</cp:lastModifiedBy>
  <cp:revision>102</cp:revision>
  <cp:lastPrinted>2014-09-17T16:17:00Z</cp:lastPrinted>
  <dcterms:created xsi:type="dcterms:W3CDTF">2025-07-22T04:24:00Z</dcterms:created>
  <dcterms:modified xsi:type="dcterms:W3CDTF">2025-10-11T14:00:00Z</dcterms:modified>
</cp:coreProperties>
</file>